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46D0" w14:textId="0FD3E090" w:rsidR="00A535A7" w:rsidRPr="00922B53" w:rsidRDefault="009E03D1" w:rsidP="009E03D1">
      <w:pPr>
        <w:jc w:val="center"/>
        <w:rPr>
          <w:rFonts w:ascii="Tahoma" w:hAnsi="Tahoma" w:cs="Tahoma"/>
          <w:b/>
          <w:sz w:val="28"/>
          <w:szCs w:val="22"/>
        </w:rPr>
      </w:pPr>
      <w:r w:rsidRPr="00922B53">
        <w:rPr>
          <w:rFonts w:ascii="Tahoma" w:hAnsi="Tahoma" w:cs="Tahoma"/>
          <w:b/>
          <w:sz w:val="28"/>
          <w:szCs w:val="22"/>
        </w:rPr>
        <w:t>S</w:t>
      </w:r>
      <w:r w:rsidR="00A535A7" w:rsidRPr="00922B53">
        <w:rPr>
          <w:rFonts w:ascii="Tahoma" w:hAnsi="Tahoma" w:cs="Tahoma"/>
          <w:b/>
          <w:sz w:val="28"/>
          <w:szCs w:val="22"/>
        </w:rPr>
        <w:t xml:space="preserve">URAT PERSETUJUAN </w:t>
      </w:r>
      <w:r w:rsidR="00AB1223" w:rsidRPr="00922B53">
        <w:rPr>
          <w:rFonts w:ascii="Tahoma" w:hAnsi="Tahoma" w:cs="Tahoma"/>
          <w:b/>
          <w:sz w:val="28"/>
          <w:szCs w:val="22"/>
        </w:rPr>
        <w:t>DAN KUASA</w:t>
      </w:r>
      <w:r w:rsidR="00922B53" w:rsidRPr="00922B53">
        <w:rPr>
          <w:rFonts w:ascii="Tahoma" w:hAnsi="Tahoma" w:cs="Tahoma"/>
          <w:b/>
          <w:sz w:val="28"/>
          <w:szCs w:val="22"/>
        </w:rPr>
        <w:t xml:space="preserve"> </w:t>
      </w:r>
      <w:r w:rsidR="00A535A7" w:rsidRPr="00922B53">
        <w:rPr>
          <w:rFonts w:ascii="Tahoma" w:hAnsi="Tahoma" w:cs="Tahoma"/>
          <w:b/>
          <w:sz w:val="28"/>
          <w:szCs w:val="22"/>
        </w:rPr>
        <w:t>AHLI WARIS</w:t>
      </w:r>
    </w:p>
    <w:p w14:paraId="4E5AB6C6" w14:textId="77777777" w:rsidR="00922B53" w:rsidRPr="00922B53" w:rsidRDefault="00922B53" w:rsidP="00922B53">
      <w:pPr>
        <w:jc w:val="center"/>
        <w:rPr>
          <w:rFonts w:ascii="Tahoma" w:hAnsi="Tahoma" w:cs="Tahoma"/>
          <w:b/>
          <w:sz w:val="16"/>
          <w:szCs w:val="12"/>
        </w:rPr>
      </w:pPr>
    </w:p>
    <w:p w14:paraId="477746D1" w14:textId="3F240671" w:rsidR="00A535A7" w:rsidRPr="001A3E06" w:rsidDel="0061344F" w:rsidRDefault="00A535A7" w:rsidP="009E03D1">
      <w:pPr>
        <w:jc w:val="center"/>
        <w:rPr>
          <w:del w:id="0" w:author="Afrandya Kusumo Hidayat" w:date="2024-12-12T15:02:00Z"/>
          <w:rFonts w:ascii="Tahoma" w:hAnsi="Tahoma" w:cs="Tahoma"/>
        </w:rPr>
      </w:pPr>
    </w:p>
    <w:p w14:paraId="477746D2" w14:textId="1911EDDE" w:rsidR="00A535A7" w:rsidRDefault="00B743A3" w:rsidP="00922B53">
      <w:pPr>
        <w:spacing w:line="360" w:lineRule="auto"/>
        <w:rPr>
          <w:rFonts w:ascii="Tahoma" w:hAnsi="Tahoma" w:cs="Tahoma"/>
          <w:sz w:val="18"/>
        </w:rPr>
      </w:pPr>
      <w:r w:rsidRPr="001A3E06">
        <w:rPr>
          <w:rFonts w:ascii="Tahoma" w:hAnsi="Tahoma" w:cs="Tahoma"/>
          <w:sz w:val="18"/>
        </w:rPr>
        <w:t xml:space="preserve">Yang </w:t>
      </w:r>
      <w:proofErr w:type="spellStart"/>
      <w:r w:rsidRPr="001A3E06">
        <w:rPr>
          <w:rFonts w:ascii="Tahoma" w:hAnsi="Tahoma" w:cs="Tahoma"/>
          <w:sz w:val="18"/>
        </w:rPr>
        <w:t>bertanda</w:t>
      </w:r>
      <w:proofErr w:type="spellEnd"/>
      <w:r w:rsidR="00E23329">
        <w:rPr>
          <w:rFonts w:ascii="Tahoma" w:hAnsi="Tahoma" w:cs="Tahoma"/>
          <w:sz w:val="18"/>
        </w:rPr>
        <w:t xml:space="preserve"> </w:t>
      </w:r>
      <w:proofErr w:type="spellStart"/>
      <w:r w:rsidRPr="001A3E06">
        <w:rPr>
          <w:rFonts w:ascii="Tahoma" w:hAnsi="Tahoma" w:cs="Tahoma"/>
          <w:sz w:val="18"/>
        </w:rPr>
        <w:t>tangan</w:t>
      </w:r>
      <w:proofErr w:type="spellEnd"/>
      <w:r w:rsidR="002D2B7F">
        <w:rPr>
          <w:rFonts w:ascii="Tahoma" w:hAnsi="Tahoma" w:cs="Tahoma"/>
          <w:sz w:val="18"/>
        </w:rPr>
        <w:t xml:space="preserve"> </w:t>
      </w:r>
      <w:r w:rsidRPr="001A3E06">
        <w:rPr>
          <w:rFonts w:ascii="Tahoma" w:hAnsi="Tahoma" w:cs="Tahoma"/>
          <w:sz w:val="18"/>
        </w:rPr>
        <w:t>di</w:t>
      </w:r>
      <w:r w:rsidR="00E23329">
        <w:rPr>
          <w:rFonts w:ascii="Tahoma" w:hAnsi="Tahoma" w:cs="Tahoma"/>
          <w:sz w:val="18"/>
        </w:rPr>
        <w:t xml:space="preserve"> </w:t>
      </w:r>
      <w:proofErr w:type="spellStart"/>
      <w:r w:rsidRPr="001A3E06">
        <w:rPr>
          <w:rFonts w:ascii="Tahoma" w:hAnsi="Tahoma" w:cs="Tahoma"/>
          <w:sz w:val="18"/>
        </w:rPr>
        <w:t>bawah</w:t>
      </w:r>
      <w:proofErr w:type="spellEnd"/>
      <w:r w:rsidR="00BD7C34">
        <w:rPr>
          <w:rFonts w:ascii="Tahoma" w:hAnsi="Tahoma" w:cs="Tahoma"/>
          <w:sz w:val="18"/>
        </w:rPr>
        <w:t xml:space="preserve"> </w:t>
      </w:r>
      <w:proofErr w:type="spellStart"/>
      <w:r w:rsidR="00BD7C34">
        <w:rPr>
          <w:rFonts w:ascii="Tahoma" w:hAnsi="Tahoma" w:cs="Tahoma"/>
          <w:sz w:val="18"/>
        </w:rPr>
        <w:t>ini</w:t>
      </w:r>
      <w:proofErr w:type="spellEnd"/>
      <w:r w:rsidR="00E4096A">
        <w:rPr>
          <w:rFonts w:ascii="Tahoma" w:hAnsi="Tahoma" w:cs="Tahoma"/>
          <w:sz w:val="18"/>
        </w:rPr>
        <w:t xml:space="preserve">, </w:t>
      </w:r>
      <w:proofErr w:type="spellStart"/>
      <w:r w:rsidR="00E4096A">
        <w:rPr>
          <w:rFonts w:ascii="Tahoma" w:hAnsi="Tahoma" w:cs="Tahoma"/>
          <w:sz w:val="18"/>
        </w:rPr>
        <w:t>dengan</w:t>
      </w:r>
      <w:proofErr w:type="spellEnd"/>
      <w:r w:rsidR="00E4096A">
        <w:rPr>
          <w:rFonts w:ascii="Tahoma" w:hAnsi="Tahoma" w:cs="Tahoma"/>
          <w:sz w:val="18"/>
        </w:rPr>
        <w:t xml:space="preserve"> </w:t>
      </w:r>
      <w:proofErr w:type="spellStart"/>
      <w:r w:rsidR="00E4096A">
        <w:rPr>
          <w:rFonts w:ascii="Tahoma" w:hAnsi="Tahoma" w:cs="Tahoma"/>
          <w:sz w:val="18"/>
        </w:rPr>
        <w:t>ini</w:t>
      </w:r>
      <w:proofErr w:type="spellEnd"/>
      <w:r w:rsidR="00E4096A">
        <w:rPr>
          <w:rFonts w:ascii="Tahoma" w:hAnsi="Tahoma" w:cs="Tahoma"/>
          <w:sz w:val="18"/>
        </w:rPr>
        <w:t xml:space="preserve"> </w:t>
      </w:r>
      <w:proofErr w:type="spellStart"/>
      <w:r w:rsidR="00E4096A">
        <w:rPr>
          <w:rFonts w:ascii="Tahoma" w:hAnsi="Tahoma" w:cs="Tahoma"/>
          <w:sz w:val="18"/>
        </w:rPr>
        <w:t>menerangkan</w:t>
      </w:r>
      <w:proofErr w:type="spellEnd"/>
      <w:r w:rsidRPr="001A3E06">
        <w:rPr>
          <w:rFonts w:ascii="Tahoma" w:hAnsi="Tahoma" w:cs="Tahoma"/>
          <w:sz w:val="18"/>
        </w:rPr>
        <w:t>:</w:t>
      </w:r>
    </w:p>
    <w:tbl>
      <w:tblPr>
        <w:tblStyle w:val="TableGrid"/>
        <w:tblW w:w="10426" w:type="dxa"/>
        <w:tblInd w:w="-5" w:type="dxa"/>
        <w:tblLook w:val="04A0" w:firstRow="1" w:lastRow="0" w:firstColumn="1" w:lastColumn="0" w:noHBand="0" w:noVBand="1"/>
      </w:tblPr>
      <w:tblGrid>
        <w:gridCol w:w="652"/>
        <w:gridCol w:w="2599"/>
        <w:gridCol w:w="2494"/>
        <w:gridCol w:w="2463"/>
        <w:gridCol w:w="2218"/>
      </w:tblGrid>
      <w:tr w:rsidR="00531C25" w14:paraId="477746D9" w14:textId="77777777" w:rsidTr="00922B53">
        <w:trPr>
          <w:trHeight w:val="415"/>
        </w:trPr>
        <w:tc>
          <w:tcPr>
            <w:tcW w:w="652" w:type="dxa"/>
            <w:vAlign w:val="center"/>
          </w:tcPr>
          <w:p w14:paraId="477746D4" w14:textId="1ABFF30F" w:rsidR="00531C25" w:rsidRPr="00922B53" w:rsidRDefault="00531C25" w:rsidP="00922B53">
            <w:pPr>
              <w:jc w:val="center"/>
              <w:rPr>
                <w:rFonts w:ascii="Tahoma" w:hAnsi="Tahoma" w:cs="Tahoma"/>
                <w:b/>
                <w:bCs/>
                <w:sz w:val="18"/>
              </w:rPr>
            </w:pPr>
            <w:r w:rsidRPr="00922B53">
              <w:rPr>
                <w:rFonts w:ascii="Tahoma" w:hAnsi="Tahoma" w:cs="Tahoma"/>
                <w:b/>
                <w:bCs/>
                <w:sz w:val="18"/>
              </w:rPr>
              <w:t>No</w:t>
            </w:r>
            <w:r w:rsidR="00922B53">
              <w:rPr>
                <w:rFonts w:ascii="Tahoma" w:hAnsi="Tahoma" w:cs="Tahoma"/>
                <w:b/>
                <w:bCs/>
                <w:sz w:val="18"/>
              </w:rPr>
              <w:t>.</w:t>
            </w:r>
          </w:p>
        </w:tc>
        <w:tc>
          <w:tcPr>
            <w:tcW w:w="2599" w:type="dxa"/>
            <w:vAlign w:val="center"/>
          </w:tcPr>
          <w:p w14:paraId="477746D5" w14:textId="77777777" w:rsidR="00531C25" w:rsidRPr="00922B53" w:rsidRDefault="00531C25" w:rsidP="00922B53">
            <w:pPr>
              <w:jc w:val="center"/>
              <w:rPr>
                <w:rFonts w:ascii="Tahoma" w:hAnsi="Tahoma" w:cs="Tahoma"/>
                <w:b/>
                <w:bCs/>
                <w:sz w:val="18"/>
              </w:rPr>
            </w:pPr>
            <w:r w:rsidRPr="00922B53">
              <w:rPr>
                <w:rFonts w:ascii="Tahoma" w:hAnsi="Tahoma" w:cs="Tahoma"/>
                <w:b/>
                <w:bCs/>
                <w:sz w:val="18"/>
              </w:rPr>
              <w:t>Nama</w:t>
            </w:r>
          </w:p>
        </w:tc>
        <w:tc>
          <w:tcPr>
            <w:tcW w:w="2494" w:type="dxa"/>
            <w:vAlign w:val="center"/>
          </w:tcPr>
          <w:p w14:paraId="477746D6" w14:textId="0D44F038" w:rsidR="00531C25" w:rsidRPr="00922B53" w:rsidRDefault="00531C25" w:rsidP="00922B53">
            <w:pPr>
              <w:jc w:val="center"/>
              <w:rPr>
                <w:rFonts w:ascii="Tahoma" w:hAnsi="Tahoma" w:cs="Tahoma"/>
                <w:b/>
                <w:bCs/>
                <w:sz w:val="18"/>
              </w:rPr>
            </w:pPr>
            <w:r w:rsidRPr="00922B53">
              <w:rPr>
                <w:rFonts w:ascii="Tahoma" w:hAnsi="Tahoma" w:cs="Tahoma"/>
                <w:b/>
                <w:bCs/>
                <w:sz w:val="18"/>
              </w:rPr>
              <w:t>N</w:t>
            </w:r>
            <w:r w:rsidR="00922B53">
              <w:rPr>
                <w:rFonts w:ascii="Tahoma" w:hAnsi="Tahoma" w:cs="Tahoma"/>
                <w:b/>
                <w:bCs/>
                <w:sz w:val="18"/>
              </w:rPr>
              <w:t>o</w:t>
            </w:r>
            <w:r w:rsidRPr="00922B53">
              <w:rPr>
                <w:rFonts w:ascii="Tahoma" w:hAnsi="Tahoma" w:cs="Tahoma"/>
                <w:b/>
                <w:bCs/>
                <w:sz w:val="18"/>
              </w:rPr>
              <w:t>. KTP</w:t>
            </w:r>
          </w:p>
        </w:tc>
        <w:tc>
          <w:tcPr>
            <w:tcW w:w="2463" w:type="dxa"/>
            <w:vAlign w:val="center"/>
          </w:tcPr>
          <w:p w14:paraId="477746D7" w14:textId="77777777" w:rsidR="00531C25" w:rsidRPr="00922B53" w:rsidRDefault="00531C25" w:rsidP="00922B53">
            <w:pPr>
              <w:jc w:val="center"/>
              <w:rPr>
                <w:rFonts w:ascii="Tahoma" w:hAnsi="Tahoma" w:cs="Tahoma"/>
                <w:b/>
                <w:bCs/>
                <w:sz w:val="18"/>
              </w:rPr>
            </w:pPr>
            <w:proofErr w:type="spellStart"/>
            <w:r w:rsidRPr="00922B53">
              <w:rPr>
                <w:rFonts w:ascii="Tahoma" w:hAnsi="Tahoma" w:cs="Tahoma"/>
                <w:b/>
                <w:bCs/>
                <w:sz w:val="18"/>
              </w:rPr>
              <w:t>Tempat</w:t>
            </w:r>
            <w:proofErr w:type="spellEnd"/>
            <w:r w:rsidRPr="00922B53">
              <w:rPr>
                <w:rFonts w:ascii="Tahoma" w:hAnsi="Tahoma" w:cs="Tahoma"/>
                <w:b/>
                <w:bCs/>
                <w:sz w:val="18"/>
              </w:rPr>
              <w:t xml:space="preserve">, </w:t>
            </w:r>
            <w:proofErr w:type="spellStart"/>
            <w:r w:rsidRPr="00922B53">
              <w:rPr>
                <w:rFonts w:ascii="Tahoma" w:hAnsi="Tahoma" w:cs="Tahoma"/>
                <w:b/>
                <w:bCs/>
                <w:sz w:val="18"/>
              </w:rPr>
              <w:t>Tanggal</w:t>
            </w:r>
            <w:proofErr w:type="spellEnd"/>
            <w:r w:rsidRPr="00922B53">
              <w:rPr>
                <w:rFonts w:ascii="Tahoma" w:hAnsi="Tahoma" w:cs="Tahoma"/>
                <w:b/>
                <w:bCs/>
                <w:sz w:val="18"/>
              </w:rPr>
              <w:t xml:space="preserve"> Lahir</w:t>
            </w:r>
          </w:p>
        </w:tc>
        <w:tc>
          <w:tcPr>
            <w:tcW w:w="2218" w:type="dxa"/>
            <w:vAlign w:val="center"/>
          </w:tcPr>
          <w:p w14:paraId="477746D8" w14:textId="1AB6A1AF" w:rsidR="00531C25" w:rsidRPr="00922B53" w:rsidRDefault="00531C25" w:rsidP="00922B53">
            <w:pPr>
              <w:jc w:val="center"/>
              <w:rPr>
                <w:rFonts w:ascii="Tahoma" w:hAnsi="Tahoma" w:cs="Tahoma"/>
                <w:b/>
                <w:bCs/>
                <w:sz w:val="18"/>
              </w:rPr>
            </w:pPr>
            <w:r w:rsidRPr="00922B53">
              <w:rPr>
                <w:rFonts w:ascii="Tahoma" w:hAnsi="Tahoma" w:cs="Tahoma"/>
                <w:b/>
                <w:bCs/>
                <w:sz w:val="18"/>
              </w:rPr>
              <w:t>Tanda Tangan</w:t>
            </w:r>
          </w:p>
        </w:tc>
      </w:tr>
      <w:tr w:rsidR="00531C25" w14:paraId="477746DF" w14:textId="77777777" w:rsidTr="00922B53">
        <w:trPr>
          <w:trHeight w:val="369"/>
        </w:trPr>
        <w:tc>
          <w:tcPr>
            <w:tcW w:w="652" w:type="dxa"/>
            <w:vAlign w:val="center"/>
          </w:tcPr>
          <w:p w14:paraId="477746DA" w14:textId="50DC49CF" w:rsidR="00531C25" w:rsidRDefault="00531C25" w:rsidP="00922B53">
            <w:pPr>
              <w:jc w:val="center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1</w:t>
            </w:r>
            <w:r w:rsidR="00922B53">
              <w:rPr>
                <w:rFonts w:ascii="Tahoma" w:hAnsi="Tahoma" w:cs="Tahoma"/>
                <w:sz w:val="18"/>
              </w:rPr>
              <w:t>.</w:t>
            </w:r>
          </w:p>
        </w:tc>
        <w:tc>
          <w:tcPr>
            <w:tcW w:w="2599" w:type="dxa"/>
            <w:vAlign w:val="center"/>
          </w:tcPr>
          <w:p w14:paraId="477746DB" w14:textId="0AFBA429" w:rsidR="00531C25" w:rsidRDefault="00143BD7" w:rsidP="00922B53">
            <w:pPr>
              <w:jc w:val="center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{nam</w:t>
            </w:r>
            <w:r w:rsidR="007523E5">
              <w:rPr>
                <w:rFonts w:ascii="Tahoma" w:hAnsi="Tahoma" w:cs="Tahoma"/>
                <w:sz w:val="18"/>
              </w:rPr>
              <w:t>a</w:t>
            </w:r>
            <w:r>
              <w:rPr>
                <w:rFonts w:ascii="Tahoma" w:hAnsi="Tahoma" w:cs="Tahoma"/>
                <w:sz w:val="18"/>
              </w:rPr>
              <w:t>}</w:t>
            </w:r>
          </w:p>
        </w:tc>
        <w:tc>
          <w:tcPr>
            <w:tcW w:w="2494" w:type="dxa"/>
            <w:vAlign w:val="center"/>
          </w:tcPr>
          <w:p w14:paraId="477746DC" w14:textId="66B16CBE" w:rsidR="00531C25" w:rsidRDefault="00143BD7" w:rsidP="00922B53">
            <w:pPr>
              <w:jc w:val="center"/>
              <w:rPr>
                <w:rFonts w:ascii="Tahoma" w:hAnsi="Tahoma" w:cs="Tahoma"/>
                <w:sz w:val="18"/>
              </w:rPr>
            </w:pPr>
            <w:r>
              <w:t>{</w:t>
            </w:r>
            <w:proofErr w:type="spellStart"/>
            <w:r>
              <w:t>noKtp</w:t>
            </w:r>
            <w:proofErr w:type="spellEnd"/>
            <w:r>
              <w:t>}</w:t>
            </w:r>
          </w:p>
        </w:tc>
        <w:tc>
          <w:tcPr>
            <w:tcW w:w="2463" w:type="dxa"/>
            <w:vAlign w:val="center"/>
          </w:tcPr>
          <w:p w14:paraId="477746DD" w14:textId="2FCFDE6F" w:rsidR="00531C25" w:rsidRDefault="00143BD7" w:rsidP="00922B53">
            <w:pPr>
              <w:jc w:val="center"/>
              <w:rPr>
                <w:rFonts w:ascii="Tahoma" w:hAnsi="Tahoma" w:cs="Tahoma"/>
                <w:sz w:val="18"/>
              </w:rPr>
            </w:pPr>
            <w:r>
              <w:t>{</w:t>
            </w:r>
            <w:proofErr w:type="spellStart"/>
            <w:r>
              <w:t>ttl</w:t>
            </w:r>
            <w:proofErr w:type="spellEnd"/>
            <w:r>
              <w:t>}</w:t>
            </w:r>
          </w:p>
        </w:tc>
        <w:tc>
          <w:tcPr>
            <w:tcW w:w="2218" w:type="dxa"/>
            <w:vAlign w:val="center"/>
          </w:tcPr>
          <w:p w14:paraId="477746DE" w14:textId="4C85BAAF" w:rsidR="00531C25" w:rsidRDefault="00531C25" w:rsidP="00922B53">
            <w:pPr>
              <w:jc w:val="center"/>
              <w:rPr>
                <w:rFonts w:ascii="Tahoma" w:hAnsi="Tahoma" w:cs="Tahoma"/>
                <w:sz w:val="18"/>
              </w:rPr>
            </w:pPr>
          </w:p>
        </w:tc>
      </w:tr>
      <w:tr w:rsidR="00531C25" w14:paraId="477746E5" w14:textId="77777777" w:rsidTr="00922B53">
        <w:trPr>
          <w:trHeight w:val="369"/>
        </w:trPr>
        <w:tc>
          <w:tcPr>
            <w:tcW w:w="652" w:type="dxa"/>
            <w:vAlign w:val="center"/>
          </w:tcPr>
          <w:p w14:paraId="477746E0" w14:textId="2E086F5B" w:rsidR="00531C25" w:rsidRDefault="00531C25" w:rsidP="00922B53">
            <w:pPr>
              <w:jc w:val="center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2</w:t>
            </w:r>
            <w:r w:rsidR="00922B53">
              <w:rPr>
                <w:rFonts w:ascii="Tahoma" w:hAnsi="Tahoma" w:cs="Tahoma"/>
                <w:sz w:val="18"/>
              </w:rPr>
              <w:t>.</w:t>
            </w:r>
          </w:p>
        </w:tc>
        <w:tc>
          <w:tcPr>
            <w:tcW w:w="2599" w:type="dxa"/>
            <w:vAlign w:val="center"/>
          </w:tcPr>
          <w:p w14:paraId="477746E1" w14:textId="4082EEBA" w:rsidR="00531C25" w:rsidRDefault="00143BD7" w:rsidP="00922B53">
            <w:pPr>
              <w:jc w:val="center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{</w:t>
            </w:r>
            <w:r>
              <w:rPr>
                <w:rFonts w:ascii="Tahoma" w:hAnsi="Tahoma" w:cs="Tahoma"/>
                <w:sz w:val="18"/>
              </w:rPr>
              <w:t>n</w:t>
            </w:r>
            <w:r>
              <w:rPr>
                <w:rFonts w:ascii="Tahoma" w:hAnsi="Tahoma" w:cs="Tahoma"/>
                <w:sz w:val="18"/>
              </w:rPr>
              <w:t>am</w:t>
            </w:r>
            <w:r w:rsidR="007523E5">
              <w:rPr>
                <w:rFonts w:ascii="Tahoma" w:hAnsi="Tahoma" w:cs="Tahoma"/>
                <w:sz w:val="18"/>
              </w:rPr>
              <w:t>a</w:t>
            </w:r>
            <w:r>
              <w:rPr>
                <w:rFonts w:ascii="Tahoma" w:hAnsi="Tahoma" w:cs="Tahoma"/>
                <w:sz w:val="18"/>
              </w:rPr>
              <w:t>2</w:t>
            </w:r>
            <w:r>
              <w:rPr>
                <w:rFonts w:ascii="Tahoma" w:hAnsi="Tahoma" w:cs="Tahoma"/>
                <w:sz w:val="18"/>
              </w:rPr>
              <w:t>}</w:t>
            </w:r>
          </w:p>
        </w:tc>
        <w:tc>
          <w:tcPr>
            <w:tcW w:w="2494" w:type="dxa"/>
            <w:vAlign w:val="center"/>
          </w:tcPr>
          <w:p w14:paraId="477746E2" w14:textId="187E8BA5" w:rsidR="00531C25" w:rsidRDefault="00143BD7" w:rsidP="00922B53">
            <w:pPr>
              <w:jc w:val="center"/>
              <w:rPr>
                <w:rFonts w:ascii="Tahoma" w:hAnsi="Tahoma" w:cs="Tahoma"/>
                <w:sz w:val="18"/>
              </w:rPr>
            </w:pPr>
            <w:r>
              <w:t>{noKtp</w:t>
            </w:r>
            <w:r>
              <w:t>2</w:t>
            </w:r>
            <w:r>
              <w:t>}</w:t>
            </w:r>
          </w:p>
        </w:tc>
        <w:tc>
          <w:tcPr>
            <w:tcW w:w="2463" w:type="dxa"/>
            <w:vAlign w:val="center"/>
          </w:tcPr>
          <w:p w14:paraId="477746E3" w14:textId="670D73C7" w:rsidR="00531C25" w:rsidRDefault="00143BD7" w:rsidP="00922B53">
            <w:pPr>
              <w:jc w:val="center"/>
              <w:rPr>
                <w:rFonts w:ascii="Tahoma" w:hAnsi="Tahoma" w:cs="Tahoma"/>
                <w:sz w:val="18"/>
              </w:rPr>
            </w:pPr>
            <w:r>
              <w:t>{</w:t>
            </w:r>
            <w:r>
              <w:t>t</w:t>
            </w:r>
            <w:r>
              <w:t>tl</w:t>
            </w:r>
            <w:r>
              <w:t>2</w:t>
            </w:r>
            <w:r>
              <w:t>}</w:t>
            </w:r>
          </w:p>
        </w:tc>
        <w:tc>
          <w:tcPr>
            <w:tcW w:w="2218" w:type="dxa"/>
            <w:vAlign w:val="center"/>
          </w:tcPr>
          <w:p w14:paraId="477746E4" w14:textId="77777777" w:rsidR="00531C25" w:rsidRDefault="00531C25" w:rsidP="00922B53">
            <w:pPr>
              <w:jc w:val="center"/>
              <w:rPr>
                <w:rFonts w:ascii="Tahoma" w:hAnsi="Tahoma" w:cs="Tahoma"/>
                <w:sz w:val="18"/>
              </w:rPr>
            </w:pPr>
          </w:p>
        </w:tc>
      </w:tr>
    </w:tbl>
    <w:p w14:paraId="477746E6" w14:textId="77777777" w:rsidR="00531C25" w:rsidRDefault="00531C25" w:rsidP="00BD7C34">
      <w:pPr>
        <w:rPr>
          <w:rFonts w:ascii="Tahoma" w:hAnsi="Tahoma" w:cs="Tahoma"/>
          <w:sz w:val="18"/>
        </w:rPr>
      </w:pPr>
    </w:p>
    <w:p w14:paraId="477746E7" w14:textId="587F2366" w:rsidR="00CA57B4" w:rsidRPr="001A3E06" w:rsidRDefault="00BD7C34">
      <w:pPr>
        <w:jc w:val="both"/>
        <w:rPr>
          <w:rFonts w:ascii="Tahoma" w:hAnsi="Tahoma" w:cs="Tahoma"/>
          <w:sz w:val="18"/>
          <w:lang w:val="es-ES"/>
        </w:rPr>
      </w:pPr>
      <w:proofErr w:type="spellStart"/>
      <w:r>
        <w:rPr>
          <w:rFonts w:ascii="Tahoma" w:hAnsi="Tahoma" w:cs="Tahoma"/>
          <w:sz w:val="18"/>
        </w:rPr>
        <w:t>d</w:t>
      </w:r>
      <w:r w:rsidRPr="001A3E06">
        <w:rPr>
          <w:rFonts w:ascii="Tahoma" w:hAnsi="Tahoma" w:cs="Tahoma"/>
          <w:sz w:val="18"/>
        </w:rPr>
        <w:t>engan</w:t>
      </w:r>
      <w:proofErr w:type="spellEnd"/>
      <w:r>
        <w:rPr>
          <w:rFonts w:ascii="Tahoma" w:hAnsi="Tahoma" w:cs="Tahoma"/>
          <w:sz w:val="18"/>
        </w:rPr>
        <w:t xml:space="preserve"> </w:t>
      </w:r>
      <w:proofErr w:type="spellStart"/>
      <w:r w:rsidRPr="001A3E06">
        <w:rPr>
          <w:rFonts w:ascii="Tahoma" w:hAnsi="Tahoma" w:cs="Tahoma"/>
          <w:sz w:val="18"/>
        </w:rPr>
        <w:t>ini</w:t>
      </w:r>
      <w:proofErr w:type="spellEnd"/>
      <w:r>
        <w:rPr>
          <w:rFonts w:ascii="Tahoma" w:hAnsi="Tahoma" w:cs="Tahoma"/>
          <w:sz w:val="18"/>
        </w:rPr>
        <w:t xml:space="preserve"> </w:t>
      </w:r>
      <w:proofErr w:type="spellStart"/>
      <w:r w:rsidRPr="001A3E06">
        <w:rPr>
          <w:rFonts w:ascii="Tahoma" w:hAnsi="Tahoma" w:cs="Tahoma"/>
          <w:sz w:val="18"/>
        </w:rPr>
        <w:t>menerangkan</w:t>
      </w:r>
      <w:proofErr w:type="spellEnd"/>
      <w:r w:rsidRPr="001A3E06">
        <w:rPr>
          <w:rFonts w:ascii="Tahoma" w:hAnsi="Tahoma" w:cs="Tahoma"/>
          <w:sz w:val="18"/>
          <w:lang w:val="es-ES"/>
        </w:rPr>
        <w:t xml:space="preserve"> </w:t>
      </w:r>
      <w:proofErr w:type="spellStart"/>
      <w:r>
        <w:rPr>
          <w:rFonts w:ascii="Tahoma" w:hAnsi="Tahoma" w:cs="Tahoma"/>
          <w:sz w:val="18"/>
          <w:lang w:val="es-ES"/>
        </w:rPr>
        <w:t>bahwa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>
        <w:rPr>
          <w:rFonts w:ascii="Tahoma" w:hAnsi="Tahoma" w:cs="Tahoma"/>
          <w:sz w:val="18"/>
          <w:lang w:val="es-ES"/>
        </w:rPr>
        <w:t>n</w:t>
      </w:r>
      <w:r w:rsidR="00A535A7" w:rsidRPr="001A3E06">
        <w:rPr>
          <w:rFonts w:ascii="Tahoma" w:hAnsi="Tahoma" w:cs="Tahoma"/>
          <w:sz w:val="18"/>
          <w:lang w:val="es-ES"/>
        </w:rPr>
        <w:t>ama</w:t>
      </w:r>
      <w:r w:rsidR="00541AE1" w:rsidRPr="001A3E06">
        <w:rPr>
          <w:rFonts w:ascii="Tahoma" w:hAnsi="Tahoma" w:cs="Tahoma"/>
          <w:sz w:val="18"/>
          <w:lang w:val="es-ES"/>
        </w:rPr>
        <w:t>-</w:t>
      </w:r>
      <w:r w:rsidR="00A535A7" w:rsidRPr="001A3E06">
        <w:rPr>
          <w:rFonts w:ascii="Tahoma" w:hAnsi="Tahoma" w:cs="Tahoma"/>
          <w:sz w:val="18"/>
          <w:lang w:val="es-ES"/>
        </w:rPr>
        <w:t>nama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sebagaimana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disebut</w:t>
      </w:r>
      <w:r>
        <w:rPr>
          <w:rFonts w:ascii="Tahoma" w:hAnsi="Tahoma" w:cs="Tahoma"/>
          <w:sz w:val="18"/>
          <w:lang w:val="es-ES"/>
        </w:rPr>
        <w:t>kan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diatas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adalah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selaku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ahli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r w:rsidR="00A535A7" w:rsidRPr="001A3E06">
        <w:rPr>
          <w:rFonts w:ascii="Tahoma" w:hAnsi="Tahoma" w:cs="Tahoma"/>
          <w:sz w:val="18"/>
          <w:lang w:val="es-ES"/>
        </w:rPr>
        <w:t xml:space="preserve">waris yang sah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dari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541AE1" w:rsidRPr="001A3E06">
        <w:rPr>
          <w:rFonts w:ascii="Tahoma" w:hAnsi="Tahoma" w:cs="Tahoma"/>
          <w:sz w:val="18"/>
          <w:lang w:val="es-ES"/>
        </w:rPr>
        <w:t>almarhum</w:t>
      </w:r>
      <w:proofErr w:type="spellEnd"/>
      <w:r w:rsidR="00541AE1" w:rsidRPr="001A3E06">
        <w:rPr>
          <w:rFonts w:ascii="Tahoma" w:hAnsi="Tahoma" w:cs="Tahoma"/>
          <w:sz w:val="18"/>
          <w:lang w:val="es-ES"/>
        </w:rPr>
        <w:t>/</w:t>
      </w:r>
      <w:proofErr w:type="spellStart"/>
      <w:r w:rsidR="00541AE1" w:rsidRPr="001A3E06">
        <w:rPr>
          <w:rFonts w:ascii="Tahoma" w:hAnsi="Tahoma" w:cs="Tahoma"/>
          <w:sz w:val="18"/>
          <w:lang w:val="es-ES"/>
        </w:rPr>
        <w:t>almarhumah</w:t>
      </w:r>
      <w:proofErr w:type="spellEnd"/>
      <w:r w:rsidR="005C6B93">
        <w:rPr>
          <w:rFonts w:ascii="Tahoma" w:hAnsi="Tahoma" w:cs="Tahoma"/>
          <w:sz w:val="18"/>
          <w:lang w:val="es-ES"/>
        </w:rPr>
        <w:t>*</w:t>
      </w:r>
      <w:r w:rsidR="00143BD7">
        <w:rPr>
          <w:rFonts w:ascii="Tahoma" w:hAnsi="Tahoma" w:cs="Tahoma"/>
          <w:sz w:val="18"/>
          <w:lang w:val="es-ES"/>
        </w:rPr>
        <w:t>{</w:t>
      </w:r>
      <w:proofErr w:type="spellStart"/>
      <w:r w:rsidR="00143BD7">
        <w:rPr>
          <w:rFonts w:ascii="Tahoma" w:hAnsi="Tahoma" w:cs="Tahoma"/>
          <w:sz w:val="18"/>
          <w:lang w:val="es-ES"/>
        </w:rPr>
        <w:t>ahliWaris</w:t>
      </w:r>
      <w:proofErr w:type="spellEnd"/>
      <w:r w:rsidR="00143BD7">
        <w:rPr>
          <w:rFonts w:ascii="Tahoma" w:hAnsi="Tahoma" w:cs="Tahoma"/>
          <w:sz w:val="18"/>
          <w:lang w:val="es-ES"/>
        </w:rPr>
        <w:t>}</w:t>
      </w:r>
      <w:r w:rsidR="00B743A3" w:rsidRPr="001A3E06">
        <w:rPr>
          <w:rFonts w:ascii="Tahoma" w:hAnsi="Tahoma" w:cs="Tahoma"/>
          <w:sz w:val="18"/>
          <w:lang w:val="es-ES"/>
        </w:rPr>
        <w:t xml:space="preserve">, </w:t>
      </w:r>
      <w:proofErr w:type="spellStart"/>
      <w:r w:rsidR="00B743A3" w:rsidRPr="001A3E06">
        <w:rPr>
          <w:rFonts w:ascii="Tahoma" w:hAnsi="Tahoma" w:cs="Tahoma"/>
          <w:sz w:val="18"/>
          <w:lang w:val="es-ES"/>
        </w:rPr>
        <w:t>berdasarkan</w:t>
      </w:r>
      <w:proofErr w:type="spellEnd"/>
      <w:r w:rsidR="00B743A3" w:rsidRPr="001A3E06">
        <w:rPr>
          <w:rFonts w:ascii="Tahoma" w:hAnsi="Tahoma" w:cs="Tahoma"/>
          <w:sz w:val="18"/>
          <w:lang w:val="es-ES"/>
        </w:rPr>
        <w:t xml:space="preserve"> Surat/</w:t>
      </w:r>
      <w:proofErr w:type="spellStart"/>
      <w:r w:rsidR="00B743A3" w:rsidRPr="001A3E06">
        <w:rPr>
          <w:rFonts w:ascii="Tahoma" w:hAnsi="Tahoma" w:cs="Tahoma"/>
          <w:sz w:val="18"/>
          <w:lang w:val="es-ES"/>
        </w:rPr>
        <w:t>Akta</w:t>
      </w:r>
      <w:proofErr w:type="spellEnd"/>
      <w:r w:rsidR="00531C25">
        <w:rPr>
          <w:rFonts w:ascii="Tahoma" w:hAnsi="Tahoma" w:cs="Tahoma"/>
          <w:sz w:val="18"/>
          <w:vertAlign w:val="superscript"/>
          <w:lang w:val="es-ES"/>
        </w:rPr>
        <w:t xml:space="preserve"> </w:t>
      </w:r>
      <w:proofErr w:type="spellStart"/>
      <w:r w:rsidR="00B743A3" w:rsidRPr="001A3E06">
        <w:rPr>
          <w:rFonts w:ascii="Tahoma" w:hAnsi="Tahoma" w:cs="Tahoma"/>
          <w:sz w:val="18"/>
          <w:lang w:val="es-ES"/>
        </w:rPr>
        <w:t>Keterangan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r w:rsidR="00B743A3" w:rsidRPr="001A3E06">
        <w:rPr>
          <w:rFonts w:ascii="Tahoma" w:hAnsi="Tahoma" w:cs="Tahoma"/>
          <w:sz w:val="18"/>
          <w:lang w:val="es-ES"/>
        </w:rPr>
        <w:t>Waris</w:t>
      </w:r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B743A3" w:rsidRPr="001A3E06">
        <w:rPr>
          <w:rFonts w:ascii="Tahoma" w:hAnsi="Tahoma" w:cs="Tahoma"/>
          <w:sz w:val="18"/>
          <w:lang w:val="es-ES"/>
        </w:rPr>
        <w:t>tertanggal</w:t>
      </w:r>
      <w:proofErr w:type="spellEnd"/>
      <w:r w:rsidR="00143BD7">
        <w:rPr>
          <w:rFonts w:ascii="Tahoma" w:hAnsi="Tahoma" w:cs="Tahoma"/>
          <w:sz w:val="18"/>
          <w:lang w:val="es-ES"/>
        </w:rPr>
        <w:t>{</w:t>
      </w:r>
      <w:proofErr w:type="spellStart"/>
      <w:r w:rsidR="00143BD7">
        <w:rPr>
          <w:rFonts w:ascii="Tahoma" w:hAnsi="Tahoma" w:cs="Tahoma"/>
          <w:sz w:val="18"/>
          <w:lang w:val="es-ES"/>
        </w:rPr>
        <w:t>aktaDate</w:t>
      </w:r>
      <w:proofErr w:type="spellEnd"/>
      <w:r w:rsidR="00143BD7">
        <w:rPr>
          <w:rFonts w:ascii="Tahoma" w:hAnsi="Tahoma" w:cs="Tahoma"/>
          <w:sz w:val="18"/>
          <w:lang w:val="es-ES"/>
        </w:rPr>
        <w:t>}</w:t>
      </w:r>
      <w:r w:rsidR="00B743A3" w:rsidRPr="001A3E06">
        <w:rPr>
          <w:rFonts w:ascii="Tahoma" w:hAnsi="Tahoma" w:cs="Tahoma"/>
          <w:sz w:val="18"/>
          <w:lang w:val="es-ES"/>
        </w:rPr>
        <w:t>,</w:t>
      </w:r>
      <w:r w:rsidR="00531C25">
        <w:rPr>
          <w:rFonts w:ascii="Tahoma" w:hAnsi="Tahoma" w:cs="Tahoma"/>
          <w:sz w:val="18"/>
          <w:lang w:val="es-ES"/>
        </w:rPr>
        <w:t xml:space="preserve"> </w:t>
      </w:r>
      <w:proofErr w:type="spellStart"/>
      <w:proofErr w:type="gramStart"/>
      <w:r w:rsidR="00B743A3" w:rsidRPr="001A3E06">
        <w:rPr>
          <w:rFonts w:ascii="Tahoma" w:hAnsi="Tahoma" w:cs="Tahoma"/>
          <w:sz w:val="18"/>
          <w:lang w:val="es-ES"/>
        </w:rPr>
        <w:t>Nom</w:t>
      </w:r>
      <w:r w:rsidR="000C30C4" w:rsidRPr="001A3E06">
        <w:rPr>
          <w:rFonts w:ascii="Tahoma" w:hAnsi="Tahoma" w:cs="Tahoma"/>
          <w:sz w:val="18"/>
          <w:lang w:val="es-ES"/>
        </w:rPr>
        <w:t>or</w:t>
      </w:r>
      <w:proofErr w:type="spellEnd"/>
      <w:r w:rsidR="00143BD7">
        <w:rPr>
          <w:rFonts w:ascii="Tahoma" w:hAnsi="Tahoma" w:cs="Tahoma"/>
          <w:sz w:val="18"/>
          <w:lang w:val="es-ES"/>
        </w:rPr>
        <w:t>:{</w:t>
      </w:r>
      <w:proofErr w:type="spellStart"/>
      <w:proofErr w:type="gramEnd"/>
      <w:r w:rsidR="00143BD7">
        <w:rPr>
          <w:rFonts w:ascii="Tahoma" w:hAnsi="Tahoma" w:cs="Tahoma"/>
          <w:sz w:val="18"/>
          <w:lang w:val="es-ES"/>
        </w:rPr>
        <w:t>number</w:t>
      </w:r>
      <w:proofErr w:type="spellEnd"/>
      <w:r w:rsidR="00143BD7">
        <w:rPr>
          <w:rFonts w:ascii="Tahoma" w:hAnsi="Tahoma" w:cs="Tahoma"/>
          <w:sz w:val="18"/>
          <w:lang w:val="es-ES"/>
        </w:rPr>
        <w:t>}</w:t>
      </w:r>
      <w:r w:rsidR="004D05D7">
        <w:rPr>
          <w:rFonts w:ascii="Tahoma" w:hAnsi="Tahoma" w:cs="Tahoma"/>
          <w:sz w:val="18"/>
          <w:lang w:val="es-ES"/>
        </w:rPr>
        <w:t xml:space="preserve"> yang </w:t>
      </w:r>
      <w:proofErr w:type="spellStart"/>
      <w:r w:rsidR="004D05D7">
        <w:rPr>
          <w:rFonts w:ascii="Tahoma" w:hAnsi="Tahoma" w:cs="Tahoma"/>
          <w:sz w:val="18"/>
          <w:lang w:val="es-ES"/>
        </w:rPr>
        <w:t>diterbitkan</w:t>
      </w:r>
      <w:proofErr w:type="spellEnd"/>
      <w:r w:rsidR="004D05D7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4D05D7">
        <w:rPr>
          <w:rFonts w:ascii="Tahoma" w:hAnsi="Tahoma" w:cs="Tahoma"/>
          <w:sz w:val="18"/>
          <w:lang w:val="es-ES"/>
        </w:rPr>
        <w:t>oleh</w:t>
      </w:r>
      <w:proofErr w:type="spellEnd"/>
      <w:r w:rsidR="00143BD7">
        <w:rPr>
          <w:rFonts w:ascii="Tahoma" w:hAnsi="Tahoma" w:cs="Tahoma"/>
          <w:sz w:val="18"/>
          <w:lang w:val="es-ES"/>
        </w:rPr>
        <w:t xml:space="preserve"> {</w:t>
      </w:r>
      <w:proofErr w:type="spellStart"/>
      <w:r w:rsidR="00143BD7">
        <w:rPr>
          <w:rFonts w:ascii="Tahoma" w:hAnsi="Tahoma" w:cs="Tahoma"/>
          <w:sz w:val="18"/>
          <w:lang w:val="es-ES"/>
        </w:rPr>
        <w:t>penerbit</w:t>
      </w:r>
      <w:proofErr w:type="spellEnd"/>
      <w:r w:rsidR="00143BD7">
        <w:rPr>
          <w:rFonts w:ascii="Tahoma" w:hAnsi="Tahoma" w:cs="Tahoma"/>
          <w:sz w:val="18"/>
          <w:lang w:val="es-ES"/>
        </w:rPr>
        <w:t>}</w:t>
      </w:r>
      <w:r w:rsidR="000C30C4" w:rsidRPr="001A3E06">
        <w:rPr>
          <w:rFonts w:ascii="Tahoma" w:hAnsi="Tahoma" w:cs="Tahoma"/>
          <w:sz w:val="18"/>
          <w:lang w:val="es-ES"/>
        </w:rPr>
        <w:t>,</w:t>
      </w:r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sebagai</w:t>
      </w:r>
      <w:proofErr w:type="spellEnd"/>
      <w:r w:rsidR="00A57D49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EC7C8B" w:rsidRPr="001A3E06">
        <w:rPr>
          <w:rFonts w:ascii="Tahoma" w:hAnsi="Tahoma" w:cs="Tahoma"/>
          <w:sz w:val="18"/>
          <w:lang w:val="es-ES"/>
        </w:rPr>
        <w:t>P</w:t>
      </w:r>
      <w:r w:rsidR="00541AE1" w:rsidRPr="001A3E06">
        <w:rPr>
          <w:rFonts w:ascii="Tahoma" w:hAnsi="Tahoma" w:cs="Tahoma"/>
          <w:sz w:val="18"/>
          <w:lang w:val="es-ES"/>
        </w:rPr>
        <w:t>emilik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EC7C8B" w:rsidRPr="001A3E06">
        <w:rPr>
          <w:rFonts w:ascii="Tahoma" w:hAnsi="Tahoma" w:cs="Tahoma"/>
          <w:sz w:val="18"/>
          <w:lang w:val="es-ES"/>
        </w:rPr>
        <w:t>Lahan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541AE1" w:rsidRPr="001A3E06">
        <w:rPr>
          <w:rFonts w:ascii="Tahoma" w:hAnsi="Tahoma" w:cs="Tahoma"/>
          <w:sz w:val="18"/>
          <w:lang w:val="es-ES"/>
        </w:rPr>
        <w:t>dengan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541AE1" w:rsidRPr="001A3E06">
        <w:rPr>
          <w:rFonts w:ascii="Tahoma" w:hAnsi="Tahoma" w:cs="Tahoma"/>
          <w:sz w:val="18"/>
          <w:lang w:val="es-ES"/>
        </w:rPr>
        <w:t>bukti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541AE1" w:rsidRPr="001A3E06">
        <w:rPr>
          <w:rFonts w:ascii="Tahoma" w:hAnsi="Tahoma" w:cs="Tahoma"/>
          <w:sz w:val="18"/>
          <w:lang w:val="es-ES"/>
        </w:rPr>
        <w:t>kepemilikan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541AE1" w:rsidRPr="001A3E06">
        <w:rPr>
          <w:rFonts w:ascii="Tahoma" w:hAnsi="Tahoma" w:cs="Tahoma"/>
          <w:sz w:val="18"/>
          <w:lang w:val="es-ES"/>
        </w:rPr>
        <w:t>berupa</w:t>
      </w:r>
      <w:proofErr w:type="spellEnd"/>
      <w:r w:rsidR="00143BD7">
        <w:rPr>
          <w:rFonts w:ascii="Tahoma" w:hAnsi="Tahoma" w:cs="Tahoma"/>
          <w:sz w:val="18"/>
          <w:lang w:val="es-ES"/>
        </w:rPr>
        <w:t xml:space="preserve"> {</w:t>
      </w:r>
      <w:proofErr w:type="spellStart"/>
      <w:r w:rsidR="00143BD7">
        <w:rPr>
          <w:rFonts w:ascii="Tahoma" w:hAnsi="Tahoma" w:cs="Tahoma"/>
          <w:sz w:val="18"/>
          <w:lang w:val="es-ES"/>
        </w:rPr>
        <w:t>buktiKepemilikan</w:t>
      </w:r>
      <w:proofErr w:type="spellEnd"/>
      <w:r w:rsidR="00143BD7">
        <w:rPr>
          <w:rFonts w:ascii="Tahoma" w:hAnsi="Tahoma" w:cs="Tahoma"/>
          <w:sz w:val="18"/>
          <w:lang w:val="es-ES"/>
        </w:rPr>
        <w:t>}</w:t>
      </w:r>
      <w:r w:rsidR="00541AE1" w:rsidRPr="001A3E06">
        <w:rPr>
          <w:rFonts w:ascii="Tahoma" w:hAnsi="Tahoma" w:cs="Tahoma"/>
          <w:sz w:val="18"/>
          <w:lang w:val="es-ES"/>
        </w:rPr>
        <w:t>,</w:t>
      </w:r>
      <w:r w:rsidR="00531C25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0C30C4" w:rsidRPr="001A3E06">
        <w:rPr>
          <w:rFonts w:ascii="Tahoma" w:hAnsi="Tahoma" w:cs="Tahoma"/>
          <w:sz w:val="18"/>
          <w:lang w:val="es-ES"/>
        </w:rPr>
        <w:t>N</w:t>
      </w:r>
      <w:r w:rsidR="008D4608" w:rsidRPr="001A3E06">
        <w:rPr>
          <w:rFonts w:ascii="Tahoma" w:hAnsi="Tahoma" w:cs="Tahoma"/>
          <w:sz w:val="18"/>
          <w:lang w:val="es-ES"/>
        </w:rPr>
        <w:t>omor</w:t>
      </w:r>
      <w:proofErr w:type="spellEnd"/>
      <w:r w:rsidR="00143BD7">
        <w:rPr>
          <w:rFonts w:ascii="Tahoma" w:hAnsi="Tahoma" w:cs="Tahoma"/>
          <w:sz w:val="18"/>
          <w:lang w:val="es-ES"/>
        </w:rPr>
        <w:t>{</w:t>
      </w:r>
      <w:proofErr w:type="spellStart"/>
      <w:r w:rsidR="00143BD7">
        <w:rPr>
          <w:rFonts w:ascii="Tahoma" w:hAnsi="Tahoma" w:cs="Tahoma"/>
          <w:sz w:val="18"/>
          <w:lang w:val="es-ES"/>
        </w:rPr>
        <w:t>number</w:t>
      </w:r>
      <w:proofErr w:type="spellEnd"/>
      <w:r w:rsidR="00143BD7">
        <w:rPr>
          <w:rFonts w:ascii="Tahoma" w:hAnsi="Tahoma" w:cs="Tahoma"/>
          <w:sz w:val="18"/>
          <w:lang w:val="es-ES"/>
        </w:rPr>
        <w:t xml:space="preserve">} </w:t>
      </w:r>
      <w:r w:rsidR="00A535A7" w:rsidRPr="001A3E06">
        <w:rPr>
          <w:rFonts w:ascii="Tahoma" w:hAnsi="Tahoma" w:cs="Tahoma"/>
          <w:sz w:val="18"/>
          <w:lang w:val="es-ES"/>
        </w:rPr>
        <w:t xml:space="preserve">yang </w:t>
      </w:r>
      <w:proofErr w:type="spellStart"/>
      <w:r w:rsidR="002D2B7F">
        <w:rPr>
          <w:rFonts w:ascii="Tahoma" w:hAnsi="Tahoma" w:cs="Tahoma"/>
          <w:sz w:val="18"/>
          <w:lang w:val="es-ES"/>
        </w:rPr>
        <w:t>berada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r w:rsidR="00A535A7" w:rsidRPr="001A3E06">
        <w:rPr>
          <w:rFonts w:ascii="Tahoma" w:hAnsi="Tahoma" w:cs="Tahoma"/>
          <w:sz w:val="18"/>
          <w:lang w:val="es-ES"/>
        </w:rPr>
        <w:t>di</w:t>
      </w:r>
      <w:r w:rsidR="00CA57B4" w:rsidRPr="001A3E06">
        <w:rPr>
          <w:rFonts w:ascii="Tahoma" w:hAnsi="Tahoma" w:cs="Tahoma"/>
          <w:sz w:val="18"/>
          <w:lang w:val="es-ES"/>
        </w:rPr>
        <w:t xml:space="preserve">: </w:t>
      </w:r>
    </w:p>
    <w:p w14:paraId="477746E8" w14:textId="77777777" w:rsidR="00CA57B4" w:rsidRPr="001A3E06" w:rsidRDefault="00CA57B4" w:rsidP="001A3E06">
      <w:pPr>
        <w:tabs>
          <w:tab w:val="left" w:pos="1980"/>
        </w:tabs>
        <w:jc w:val="both"/>
        <w:rPr>
          <w:rFonts w:ascii="Tahoma" w:hAnsi="Tahoma" w:cs="Tahoma"/>
          <w:sz w:val="18"/>
          <w:lang w:val="es-ES"/>
        </w:rPr>
      </w:pPr>
    </w:p>
    <w:p w14:paraId="477746E9" w14:textId="69026A32" w:rsidR="00CA57B4" w:rsidRPr="001A3E06" w:rsidRDefault="00762107" w:rsidP="001A3E06">
      <w:pPr>
        <w:tabs>
          <w:tab w:val="left" w:pos="1980"/>
        </w:tabs>
        <w:ind w:left="270"/>
        <w:jc w:val="both"/>
        <w:rPr>
          <w:rFonts w:ascii="Tahoma" w:hAnsi="Tahoma" w:cs="Tahoma"/>
          <w:sz w:val="18"/>
          <w:lang w:val="es-ES"/>
        </w:rPr>
      </w:pPr>
      <w:proofErr w:type="spellStart"/>
      <w:r>
        <w:rPr>
          <w:rFonts w:ascii="Tahoma" w:hAnsi="Tahoma" w:cs="Tahoma"/>
          <w:sz w:val="18"/>
          <w:lang w:val="es-ES"/>
        </w:rPr>
        <w:t>Alamat</w:t>
      </w:r>
      <w:proofErr w:type="spellEnd"/>
      <w:r w:rsidR="00CA57B4" w:rsidRPr="001A3E06">
        <w:rPr>
          <w:rFonts w:ascii="Tahoma" w:hAnsi="Tahoma" w:cs="Tahoma"/>
          <w:sz w:val="18"/>
          <w:lang w:val="es-ES"/>
        </w:rPr>
        <w:t xml:space="preserve"> </w:t>
      </w:r>
      <w:r w:rsidR="00CA57B4" w:rsidRPr="001A3E06">
        <w:rPr>
          <w:rFonts w:ascii="Tahoma" w:hAnsi="Tahoma" w:cs="Tahoma"/>
          <w:sz w:val="18"/>
          <w:lang w:val="es-ES"/>
        </w:rPr>
        <w:tab/>
        <w:t xml:space="preserve">: </w:t>
      </w:r>
      <w:r w:rsidR="00143BD7">
        <w:t>{</w:t>
      </w:r>
      <w:proofErr w:type="spellStart"/>
      <w:r w:rsidR="00143BD7">
        <w:t>alamat</w:t>
      </w:r>
      <w:proofErr w:type="spellEnd"/>
      <w:r w:rsidR="00143BD7">
        <w:t>}</w:t>
      </w:r>
    </w:p>
    <w:p w14:paraId="477746EA" w14:textId="6E4FE7A7" w:rsidR="00CA57B4" w:rsidRPr="001A3E06" w:rsidRDefault="00CA57B4" w:rsidP="00143BD7">
      <w:pPr>
        <w:tabs>
          <w:tab w:val="left" w:pos="1980"/>
          <w:tab w:val="left" w:pos="3402"/>
          <w:tab w:val="left" w:pos="6660"/>
        </w:tabs>
        <w:ind w:left="270"/>
        <w:jc w:val="both"/>
        <w:rPr>
          <w:rFonts w:ascii="Tahoma" w:hAnsi="Tahoma" w:cs="Tahoma"/>
          <w:sz w:val="18"/>
          <w:lang w:val="es-ES"/>
        </w:rPr>
      </w:pPr>
      <w:r w:rsidRPr="001A3E06">
        <w:rPr>
          <w:rFonts w:ascii="Tahoma" w:hAnsi="Tahoma" w:cs="Tahoma"/>
          <w:sz w:val="18"/>
          <w:lang w:val="es-ES"/>
        </w:rPr>
        <w:t>Desa/</w:t>
      </w:r>
      <w:proofErr w:type="spellStart"/>
      <w:r w:rsidRPr="001A3E06">
        <w:rPr>
          <w:rFonts w:ascii="Tahoma" w:hAnsi="Tahoma" w:cs="Tahoma"/>
          <w:sz w:val="18"/>
          <w:lang w:val="es-ES"/>
        </w:rPr>
        <w:t>Kelurahan</w:t>
      </w:r>
      <w:proofErr w:type="spellEnd"/>
      <w:proofErr w:type="gramStart"/>
      <w:r w:rsidRPr="001A3E06">
        <w:rPr>
          <w:rFonts w:ascii="Tahoma" w:hAnsi="Tahoma" w:cs="Tahoma"/>
          <w:sz w:val="18"/>
          <w:lang w:val="es-ES"/>
        </w:rPr>
        <w:tab/>
        <w:t>:</w:t>
      </w:r>
      <w:r w:rsidR="00143BD7">
        <w:rPr>
          <w:rFonts w:ascii="Tahoma" w:hAnsi="Tahoma" w:cs="Tahoma"/>
          <w:sz w:val="18"/>
          <w:lang w:val="es-ES"/>
        </w:rPr>
        <w:t>{</w:t>
      </w:r>
      <w:proofErr w:type="spellStart"/>
      <w:proofErr w:type="gramEnd"/>
      <w:r w:rsidR="00143BD7">
        <w:rPr>
          <w:rFonts w:ascii="Tahoma" w:hAnsi="Tahoma" w:cs="Tahoma"/>
          <w:sz w:val="18"/>
          <w:lang w:val="es-ES"/>
        </w:rPr>
        <w:t>desa</w:t>
      </w:r>
      <w:proofErr w:type="spellEnd"/>
      <w:r w:rsidR="00143BD7">
        <w:rPr>
          <w:rFonts w:ascii="Tahoma" w:hAnsi="Tahoma" w:cs="Tahoma"/>
          <w:sz w:val="18"/>
          <w:lang w:val="es-ES"/>
        </w:rPr>
        <w:t>}</w:t>
      </w:r>
      <w:r w:rsidRPr="001A3E06">
        <w:rPr>
          <w:rFonts w:ascii="Tahoma" w:hAnsi="Tahoma" w:cs="Tahoma"/>
          <w:sz w:val="18"/>
          <w:lang w:val="es-ES"/>
        </w:rPr>
        <w:t>, RT/RW</w:t>
      </w:r>
      <w:r w:rsidR="00143BD7">
        <w:rPr>
          <w:rFonts w:ascii="Tahoma" w:hAnsi="Tahoma" w:cs="Tahoma"/>
          <w:sz w:val="18"/>
          <w:lang w:val="es-ES"/>
        </w:rPr>
        <w:t xml:space="preserve"> </w:t>
      </w:r>
      <w:r w:rsidRPr="001A3E06">
        <w:rPr>
          <w:rFonts w:ascii="Tahoma" w:hAnsi="Tahoma" w:cs="Tahoma"/>
          <w:sz w:val="18"/>
          <w:lang w:val="es-ES"/>
        </w:rPr>
        <w:t xml:space="preserve">: </w:t>
      </w:r>
      <w:r w:rsidR="002164AE">
        <w:rPr>
          <w:rFonts w:ascii="Tahoma" w:hAnsi="Tahoma" w:cs="Tahoma"/>
          <w:sz w:val="18"/>
          <w:lang w:val="es-ES"/>
        </w:rPr>
        <w:t>{</w:t>
      </w:r>
      <w:proofErr w:type="spellStart"/>
      <w:r w:rsidR="002164AE">
        <w:rPr>
          <w:rFonts w:ascii="Tahoma" w:hAnsi="Tahoma" w:cs="Tahoma"/>
          <w:sz w:val="18"/>
          <w:lang w:val="es-ES"/>
        </w:rPr>
        <w:t>rt</w:t>
      </w:r>
      <w:proofErr w:type="spellEnd"/>
      <w:r w:rsidR="002164AE">
        <w:rPr>
          <w:rFonts w:ascii="Tahoma" w:hAnsi="Tahoma" w:cs="Tahoma"/>
          <w:sz w:val="18"/>
          <w:lang w:val="es-ES"/>
        </w:rPr>
        <w:t xml:space="preserve">} </w:t>
      </w:r>
      <w:r w:rsidRPr="001A3E06">
        <w:rPr>
          <w:rFonts w:ascii="Tahoma" w:hAnsi="Tahoma" w:cs="Tahoma"/>
          <w:sz w:val="18"/>
          <w:lang w:val="es-ES"/>
        </w:rPr>
        <w:t xml:space="preserve">/ </w:t>
      </w:r>
      <w:r w:rsidR="002164AE">
        <w:rPr>
          <w:rFonts w:ascii="Tahoma" w:hAnsi="Tahoma" w:cs="Tahoma"/>
          <w:sz w:val="18"/>
          <w:lang w:val="es-ES"/>
        </w:rPr>
        <w:t>{</w:t>
      </w:r>
      <w:proofErr w:type="spellStart"/>
      <w:r w:rsidR="002164AE">
        <w:rPr>
          <w:rFonts w:ascii="Tahoma" w:hAnsi="Tahoma" w:cs="Tahoma"/>
          <w:sz w:val="18"/>
          <w:lang w:val="es-ES"/>
        </w:rPr>
        <w:t>rw</w:t>
      </w:r>
      <w:proofErr w:type="spellEnd"/>
      <w:r w:rsidR="002164AE">
        <w:rPr>
          <w:rFonts w:ascii="Tahoma" w:hAnsi="Tahoma" w:cs="Tahoma"/>
          <w:sz w:val="18"/>
          <w:lang w:val="es-ES"/>
        </w:rPr>
        <w:t>}</w:t>
      </w:r>
    </w:p>
    <w:p w14:paraId="477746EB" w14:textId="7A2067BA" w:rsidR="00CA57B4" w:rsidRPr="001A3E06" w:rsidRDefault="00CA57B4" w:rsidP="001A3E06">
      <w:pPr>
        <w:tabs>
          <w:tab w:val="left" w:pos="1980"/>
        </w:tabs>
        <w:ind w:left="270"/>
        <w:jc w:val="both"/>
        <w:rPr>
          <w:rFonts w:ascii="Tahoma" w:hAnsi="Tahoma" w:cs="Tahoma"/>
          <w:sz w:val="18"/>
          <w:lang w:val="es-ES"/>
        </w:rPr>
      </w:pPr>
      <w:proofErr w:type="spellStart"/>
      <w:r w:rsidRPr="001A3E06">
        <w:rPr>
          <w:rFonts w:ascii="Tahoma" w:hAnsi="Tahoma" w:cs="Tahoma"/>
          <w:sz w:val="18"/>
          <w:lang w:val="es-ES"/>
        </w:rPr>
        <w:t>Kecamatan</w:t>
      </w:r>
      <w:proofErr w:type="spellEnd"/>
      <w:r w:rsidRPr="001A3E06">
        <w:rPr>
          <w:rFonts w:ascii="Tahoma" w:hAnsi="Tahoma" w:cs="Tahoma"/>
          <w:sz w:val="18"/>
          <w:lang w:val="es-ES"/>
        </w:rPr>
        <w:tab/>
        <w:t xml:space="preserve">: </w:t>
      </w:r>
      <w:r w:rsidR="00143BD7">
        <w:rPr>
          <w:rFonts w:ascii="Tahoma" w:hAnsi="Tahoma" w:cs="Tahoma"/>
          <w:sz w:val="18"/>
          <w:lang w:val="es-ES"/>
        </w:rPr>
        <w:t>{</w:t>
      </w:r>
      <w:proofErr w:type="spellStart"/>
      <w:r w:rsidR="00143BD7">
        <w:rPr>
          <w:rFonts w:ascii="Tahoma" w:hAnsi="Tahoma" w:cs="Tahoma"/>
          <w:sz w:val="18"/>
          <w:lang w:val="es-ES"/>
        </w:rPr>
        <w:t>kecamatan</w:t>
      </w:r>
      <w:proofErr w:type="spellEnd"/>
      <w:r w:rsidR="00143BD7">
        <w:rPr>
          <w:rFonts w:ascii="Tahoma" w:hAnsi="Tahoma" w:cs="Tahoma"/>
          <w:sz w:val="18"/>
          <w:lang w:val="es-ES"/>
        </w:rPr>
        <w:t>}</w:t>
      </w:r>
    </w:p>
    <w:p w14:paraId="477746EC" w14:textId="585F92BF" w:rsidR="00CA57B4" w:rsidRPr="001A3E06" w:rsidRDefault="00CA57B4" w:rsidP="001A3E06">
      <w:pPr>
        <w:tabs>
          <w:tab w:val="left" w:pos="1980"/>
        </w:tabs>
        <w:ind w:left="270"/>
        <w:jc w:val="both"/>
        <w:rPr>
          <w:rFonts w:ascii="Tahoma" w:hAnsi="Tahoma" w:cs="Tahoma"/>
          <w:sz w:val="18"/>
          <w:lang w:val="es-ES"/>
        </w:rPr>
      </w:pPr>
      <w:proofErr w:type="spellStart"/>
      <w:r w:rsidRPr="001A3E06">
        <w:rPr>
          <w:rFonts w:ascii="Tahoma" w:hAnsi="Tahoma" w:cs="Tahoma"/>
          <w:sz w:val="18"/>
          <w:lang w:val="es-ES"/>
        </w:rPr>
        <w:t>Kabupaten</w:t>
      </w:r>
      <w:proofErr w:type="spellEnd"/>
      <w:r w:rsidRPr="001A3E06">
        <w:rPr>
          <w:rFonts w:ascii="Tahoma" w:hAnsi="Tahoma" w:cs="Tahoma"/>
          <w:sz w:val="18"/>
          <w:lang w:val="es-ES"/>
        </w:rPr>
        <w:tab/>
        <w:t xml:space="preserve">: </w:t>
      </w:r>
      <w:r w:rsidR="00143BD7">
        <w:rPr>
          <w:rFonts w:ascii="Tahoma" w:hAnsi="Tahoma" w:cs="Tahoma"/>
          <w:sz w:val="18"/>
          <w:lang w:val="es-ES"/>
        </w:rPr>
        <w:t>{</w:t>
      </w:r>
      <w:proofErr w:type="spellStart"/>
      <w:r w:rsidR="00143BD7">
        <w:rPr>
          <w:rFonts w:ascii="Tahoma" w:hAnsi="Tahoma" w:cs="Tahoma"/>
          <w:sz w:val="18"/>
          <w:lang w:val="es-ES"/>
        </w:rPr>
        <w:t>kabupaten</w:t>
      </w:r>
      <w:proofErr w:type="spellEnd"/>
      <w:r w:rsidR="00143BD7">
        <w:rPr>
          <w:rFonts w:ascii="Tahoma" w:hAnsi="Tahoma" w:cs="Tahoma"/>
          <w:sz w:val="18"/>
          <w:lang w:val="es-ES"/>
        </w:rPr>
        <w:t>}</w:t>
      </w:r>
    </w:p>
    <w:p w14:paraId="477746ED" w14:textId="09749D2C" w:rsidR="00CA57B4" w:rsidRPr="001A3E06" w:rsidRDefault="00CA57B4" w:rsidP="001A3E06">
      <w:pPr>
        <w:tabs>
          <w:tab w:val="left" w:pos="1980"/>
        </w:tabs>
        <w:ind w:left="270"/>
        <w:jc w:val="both"/>
        <w:rPr>
          <w:rFonts w:ascii="Tahoma" w:hAnsi="Tahoma" w:cs="Tahoma"/>
          <w:sz w:val="18"/>
          <w:lang w:val="es-ES"/>
        </w:rPr>
      </w:pPr>
      <w:proofErr w:type="spellStart"/>
      <w:r w:rsidRPr="001A3E06">
        <w:rPr>
          <w:rFonts w:ascii="Tahoma" w:hAnsi="Tahoma" w:cs="Tahoma"/>
          <w:sz w:val="18"/>
          <w:lang w:val="es-ES"/>
        </w:rPr>
        <w:t>Pro</w:t>
      </w:r>
      <w:r w:rsidR="00F23D22">
        <w:rPr>
          <w:rFonts w:ascii="Tahoma" w:hAnsi="Tahoma" w:cs="Tahoma"/>
          <w:sz w:val="18"/>
          <w:lang w:val="es-ES"/>
        </w:rPr>
        <w:t>v</w:t>
      </w:r>
      <w:r w:rsidRPr="001A3E06">
        <w:rPr>
          <w:rFonts w:ascii="Tahoma" w:hAnsi="Tahoma" w:cs="Tahoma"/>
          <w:sz w:val="18"/>
          <w:lang w:val="es-ES"/>
        </w:rPr>
        <w:t>insi</w:t>
      </w:r>
      <w:proofErr w:type="spellEnd"/>
      <w:r w:rsidRPr="001A3E06">
        <w:rPr>
          <w:rFonts w:ascii="Tahoma" w:hAnsi="Tahoma" w:cs="Tahoma"/>
          <w:sz w:val="18"/>
          <w:lang w:val="es-ES"/>
        </w:rPr>
        <w:tab/>
        <w:t xml:space="preserve">: </w:t>
      </w:r>
      <w:r w:rsidR="00143BD7">
        <w:rPr>
          <w:rFonts w:ascii="Tahoma" w:hAnsi="Tahoma" w:cs="Tahoma"/>
          <w:sz w:val="18"/>
          <w:lang w:val="es-ES"/>
        </w:rPr>
        <w:t>{</w:t>
      </w:r>
      <w:proofErr w:type="spellStart"/>
      <w:r w:rsidR="00143BD7">
        <w:rPr>
          <w:rFonts w:ascii="Tahoma" w:hAnsi="Tahoma" w:cs="Tahoma"/>
          <w:sz w:val="18"/>
          <w:lang w:val="es-ES"/>
        </w:rPr>
        <w:t>provinsi</w:t>
      </w:r>
      <w:proofErr w:type="spellEnd"/>
      <w:r w:rsidR="00143BD7">
        <w:rPr>
          <w:rFonts w:ascii="Tahoma" w:hAnsi="Tahoma" w:cs="Tahoma"/>
          <w:sz w:val="18"/>
          <w:lang w:val="es-ES"/>
        </w:rPr>
        <w:t>}</w:t>
      </w:r>
    </w:p>
    <w:p w14:paraId="477746EE" w14:textId="77777777" w:rsidR="00CA57B4" w:rsidRPr="001A3E06" w:rsidRDefault="00CA57B4" w:rsidP="00A535A7">
      <w:pPr>
        <w:jc w:val="both"/>
        <w:rPr>
          <w:rFonts w:ascii="Tahoma" w:hAnsi="Tahoma" w:cs="Tahoma"/>
          <w:sz w:val="18"/>
          <w:lang w:val="es-ES"/>
        </w:rPr>
      </w:pPr>
    </w:p>
    <w:p w14:paraId="477746EF" w14:textId="77777777" w:rsidR="00A535A7" w:rsidRPr="001A3E06" w:rsidRDefault="002D2B7F" w:rsidP="00A535A7">
      <w:pPr>
        <w:jc w:val="both"/>
        <w:rPr>
          <w:rFonts w:ascii="Tahoma" w:hAnsi="Tahoma" w:cs="Tahoma"/>
          <w:sz w:val="18"/>
          <w:lang w:val="es-ES"/>
        </w:rPr>
      </w:pPr>
      <w:r>
        <w:rPr>
          <w:rFonts w:ascii="Tahoma" w:hAnsi="Tahoma" w:cs="Tahoma"/>
          <w:sz w:val="18"/>
          <w:lang w:val="es-ES"/>
        </w:rPr>
        <w:t>d</w:t>
      </w:r>
      <w:r w:rsidR="00A535A7" w:rsidRPr="001A3E06">
        <w:rPr>
          <w:rFonts w:ascii="Tahoma" w:hAnsi="Tahoma" w:cs="Tahoma"/>
          <w:sz w:val="18"/>
          <w:lang w:val="es-ES"/>
        </w:rPr>
        <w:t>an</w:t>
      </w:r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tidak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ada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Ahli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r w:rsidR="00A535A7" w:rsidRPr="001A3E06">
        <w:rPr>
          <w:rFonts w:ascii="Tahoma" w:hAnsi="Tahoma" w:cs="Tahoma"/>
          <w:sz w:val="18"/>
          <w:lang w:val="es-ES"/>
        </w:rPr>
        <w:t>Waris</w:t>
      </w:r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lainnya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selain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541AE1" w:rsidRPr="001A3E06">
        <w:rPr>
          <w:rFonts w:ascii="Tahoma" w:hAnsi="Tahoma" w:cs="Tahoma"/>
          <w:sz w:val="18"/>
          <w:lang w:val="es-ES"/>
        </w:rPr>
        <w:t>nama-</w:t>
      </w:r>
      <w:r w:rsidR="00A535A7" w:rsidRPr="001A3E06">
        <w:rPr>
          <w:rFonts w:ascii="Tahoma" w:hAnsi="Tahoma" w:cs="Tahoma"/>
          <w:sz w:val="18"/>
          <w:lang w:val="es-ES"/>
        </w:rPr>
        <w:t>nama</w:t>
      </w:r>
      <w:proofErr w:type="spellEnd"/>
      <w:r w:rsidR="00A535A7" w:rsidRPr="001A3E06">
        <w:rPr>
          <w:rFonts w:ascii="Tahoma" w:hAnsi="Tahoma" w:cs="Tahoma"/>
          <w:sz w:val="18"/>
          <w:lang w:val="es-ES"/>
        </w:rPr>
        <w:t xml:space="preserve"> yang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telah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disebutkan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A535A7" w:rsidRPr="001A3E06">
        <w:rPr>
          <w:rFonts w:ascii="Tahoma" w:hAnsi="Tahoma" w:cs="Tahoma"/>
          <w:sz w:val="18"/>
          <w:lang w:val="es-ES"/>
        </w:rPr>
        <w:t>diatas</w:t>
      </w:r>
      <w:proofErr w:type="spellEnd"/>
      <w:r w:rsidR="00A535A7" w:rsidRPr="001A3E06">
        <w:rPr>
          <w:rFonts w:ascii="Tahoma" w:hAnsi="Tahoma" w:cs="Tahoma"/>
          <w:sz w:val="18"/>
          <w:lang w:val="es-ES"/>
        </w:rPr>
        <w:t>.</w:t>
      </w:r>
    </w:p>
    <w:p w14:paraId="477746F0" w14:textId="77777777" w:rsidR="00A535A7" w:rsidRPr="001A3E06" w:rsidRDefault="00A535A7" w:rsidP="00A535A7">
      <w:pPr>
        <w:jc w:val="both"/>
        <w:rPr>
          <w:rFonts w:ascii="Tahoma" w:hAnsi="Tahoma" w:cs="Tahoma"/>
          <w:sz w:val="18"/>
          <w:lang w:val="es-ES"/>
        </w:rPr>
      </w:pPr>
    </w:p>
    <w:p w14:paraId="477746F1" w14:textId="5C7BABD7" w:rsidR="00A535A7" w:rsidRPr="001A3E06" w:rsidRDefault="00A535A7" w:rsidP="00A535A7">
      <w:pPr>
        <w:jc w:val="both"/>
        <w:rPr>
          <w:rFonts w:ascii="Tahoma" w:hAnsi="Tahoma" w:cs="Tahoma"/>
          <w:sz w:val="18"/>
          <w:lang w:val="es-ES"/>
        </w:rPr>
      </w:pPr>
      <w:proofErr w:type="spellStart"/>
      <w:r w:rsidRPr="001A3E06">
        <w:rPr>
          <w:rFonts w:ascii="Tahoma" w:hAnsi="Tahoma" w:cs="Tahoma"/>
          <w:sz w:val="18"/>
          <w:lang w:val="es-ES"/>
        </w:rPr>
        <w:t>Dengan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ini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menyatakan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bahwa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kami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setuju</w:t>
      </w:r>
      <w:proofErr w:type="spellEnd"/>
      <w:r w:rsidRPr="001A3E06">
        <w:rPr>
          <w:rFonts w:ascii="Tahoma" w:hAnsi="Tahoma" w:cs="Tahoma"/>
          <w:sz w:val="18"/>
          <w:lang w:val="es-ES"/>
        </w:rPr>
        <w:t xml:space="preserve"> dan </w:t>
      </w:r>
      <w:proofErr w:type="spellStart"/>
      <w:r w:rsidRPr="001A3E06">
        <w:rPr>
          <w:rFonts w:ascii="Tahoma" w:hAnsi="Tahoma" w:cs="Tahoma"/>
          <w:sz w:val="18"/>
          <w:lang w:val="es-ES"/>
        </w:rPr>
        <w:t>tidak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berkeberatan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untuk</w:t>
      </w:r>
      <w:proofErr w:type="spellEnd"/>
      <w:r w:rsidR="002D2B7F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menyewakan</w:t>
      </w:r>
      <w:proofErr w:type="spellEnd"/>
      <w:r w:rsidR="004B67DC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B743A3" w:rsidRPr="001A3E06">
        <w:rPr>
          <w:rFonts w:ascii="Tahoma" w:hAnsi="Tahoma" w:cs="Tahoma"/>
          <w:sz w:val="18"/>
          <w:lang w:val="es-ES"/>
        </w:rPr>
        <w:t>sebagian</w:t>
      </w:r>
      <w:proofErr w:type="spellEnd"/>
      <w:r w:rsidR="00B743A3" w:rsidRPr="001A3E06">
        <w:rPr>
          <w:rFonts w:ascii="Tahoma" w:hAnsi="Tahoma" w:cs="Tahoma"/>
          <w:sz w:val="18"/>
          <w:lang w:val="es-ES"/>
        </w:rPr>
        <w:t>/</w:t>
      </w:r>
      <w:proofErr w:type="spellStart"/>
      <w:r w:rsidR="00B743A3" w:rsidRPr="001A3E06">
        <w:rPr>
          <w:rFonts w:ascii="Tahoma" w:hAnsi="Tahoma" w:cs="Tahoma"/>
          <w:sz w:val="18"/>
          <w:lang w:val="es-ES"/>
        </w:rPr>
        <w:t>seluruhnya</w:t>
      </w:r>
      <w:proofErr w:type="spellEnd"/>
      <w:r w:rsidR="00922B53">
        <w:rPr>
          <w:rFonts w:ascii="Tahoma" w:hAnsi="Tahoma" w:cs="Tahoma"/>
          <w:sz w:val="18"/>
          <w:lang w:val="es-ES"/>
        </w:rPr>
        <w:t>*</w:t>
      </w:r>
      <w:r w:rsidR="00C43BE7">
        <w:rPr>
          <w:rFonts w:ascii="Tahoma" w:hAnsi="Tahoma" w:cs="Tahoma"/>
          <w:sz w:val="18"/>
          <w:vertAlign w:val="superscript"/>
          <w:lang w:val="es-ES"/>
        </w:rPr>
        <w:t xml:space="preserve"> </w:t>
      </w:r>
      <w:proofErr w:type="spellStart"/>
      <w:r w:rsidR="00EC7C8B" w:rsidRPr="001A3E06">
        <w:rPr>
          <w:rFonts w:ascii="Tahoma" w:hAnsi="Tahoma" w:cs="Tahoma"/>
          <w:sz w:val="18"/>
          <w:lang w:val="es-ES"/>
        </w:rPr>
        <w:t>Lahan</w:t>
      </w:r>
      <w:proofErr w:type="spellEnd"/>
      <w:r w:rsidR="00531C25">
        <w:rPr>
          <w:rFonts w:ascii="Tahoma" w:hAnsi="Tahoma" w:cs="Tahoma"/>
          <w:sz w:val="18"/>
          <w:lang w:val="es-ES"/>
        </w:rPr>
        <w:t>/</w:t>
      </w:r>
      <w:proofErr w:type="spellStart"/>
      <w:r w:rsidR="00531C25">
        <w:rPr>
          <w:rFonts w:ascii="Tahoma" w:hAnsi="Tahoma" w:cs="Tahoma"/>
          <w:sz w:val="18"/>
          <w:lang w:val="es-ES"/>
        </w:rPr>
        <w:t>Bangunan</w:t>
      </w:r>
      <w:proofErr w:type="spellEnd"/>
      <w:r w:rsidR="00922B53">
        <w:rPr>
          <w:rFonts w:ascii="Tahoma" w:hAnsi="Tahoma" w:cs="Tahoma"/>
          <w:sz w:val="18"/>
          <w:lang w:val="es-ES"/>
        </w:rPr>
        <w:t xml:space="preserve">* </w:t>
      </w:r>
      <w:proofErr w:type="spellStart"/>
      <w:r w:rsidR="007032B4" w:rsidRPr="001A3E06">
        <w:rPr>
          <w:rFonts w:ascii="Tahoma" w:hAnsi="Tahoma" w:cs="Tahoma"/>
          <w:sz w:val="18"/>
          <w:lang w:val="es-ES"/>
        </w:rPr>
        <w:t>seluas</w:t>
      </w:r>
      <w:proofErr w:type="spellEnd"/>
      <w:r w:rsidR="00143BD7">
        <w:rPr>
          <w:rFonts w:ascii="Tahoma" w:hAnsi="Tahoma" w:cs="Tahoma"/>
          <w:sz w:val="18"/>
          <w:lang w:val="es-ES"/>
        </w:rPr>
        <w:t xml:space="preserve"> {</w:t>
      </w:r>
      <w:proofErr w:type="spellStart"/>
      <w:r w:rsidR="00143BD7">
        <w:rPr>
          <w:rFonts w:ascii="Tahoma" w:hAnsi="Tahoma" w:cs="Tahoma"/>
          <w:sz w:val="18"/>
          <w:lang w:val="es-ES"/>
        </w:rPr>
        <w:t>luasBangunan</w:t>
      </w:r>
      <w:proofErr w:type="spellEnd"/>
      <w:r w:rsidR="00143BD7">
        <w:rPr>
          <w:rFonts w:ascii="Tahoma" w:hAnsi="Tahoma" w:cs="Tahoma"/>
          <w:sz w:val="18"/>
          <w:lang w:val="es-ES"/>
        </w:rPr>
        <w:t>}</w:t>
      </w:r>
      <w:r w:rsidR="00B743A3" w:rsidRPr="001A3E06">
        <w:rPr>
          <w:rFonts w:ascii="Tahoma" w:hAnsi="Tahoma" w:cs="Tahoma"/>
          <w:sz w:val="18"/>
          <w:lang w:val="es-ES"/>
        </w:rPr>
        <w:t xml:space="preserve"> </w:t>
      </w:r>
      <w:r w:rsidR="00541AE1" w:rsidRPr="001A3E06">
        <w:rPr>
          <w:rFonts w:ascii="Tahoma" w:hAnsi="Tahoma" w:cs="Tahoma"/>
          <w:sz w:val="18"/>
          <w:lang w:val="es-ES"/>
        </w:rPr>
        <w:t>m</w:t>
      </w:r>
      <w:r w:rsidR="00541AE1" w:rsidRPr="001A3E06">
        <w:rPr>
          <w:rFonts w:ascii="Tahoma" w:hAnsi="Tahoma" w:cs="Tahoma"/>
          <w:sz w:val="18"/>
          <w:vertAlign w:val="superscript"/>
          <w:lang w:val="es-ES"/>
        </w:rPr>
        <w:t>2</w:t>
      </w:r>
      <w:r w:rsidRPr="001A3E06">
        <w:rPr>
          <w:rFonts w:ascii="Tahoma" w:hAnsi="Tahoma" w:cs="Tahoma"/>
          <w:sz w:val="18"/>
          <w:lang w:val="es-ES"/>
        </w:rPr>
        <w:t xml:space="preserve"> dan </w:t>
      </w:r>
      <w:proofErr w:type="spellStart"/>
      <w:r w:rsidRPr="001A3E06">
        <w:rPr>
          <w:rFonts w:ascii="Tahoma" w:hAnsi="Tahoma" w:cs="Tahoma"/>
          <w:sz w:val="18"/>
          <w:lang w:val="es-ES"/>
        </w:rPr>
        <w:t>akses</w:t>
      </w:r>
      <w:proofErr w:type="spellEnd"/>
      <w:r w:rsidRPr="001A3E06">
        <w:rPr>
          <w:rFonts w:ascii="Tahoma" w:hAnsi="Tahoma" w:cs="Tahoma"/>
          <w:sz w:val="18"/>
          <w:lang w:val="es-ES"/>
        </w:rPr>
        <w:t xml:space="preserve"> jalan </w:t>
      </w:r>
      <w:proofErr w:type="spellStart"/>
      <w:r w:rsidRPr="001A3E06">
        <w:rPr>
          <w:rFonts w:ascii="Tahoma" w:hAnsi="Tahoma" w:cs="Tahoma"/>
          <w:sz w:val="18"/>
          <w:lang w:val="es-ES"/>
        </w:rPr>
        <w:t>seluas</w:t>
      </w:r>
      <w:proofErr w:type="spellEnd"/>
      <w:r w:rsidR="00143BD7">
        <w:rPr>
          <w:rFonts w:ascii="Tahoma" w:hAnsi="Tahoma" w:cs="Tahoma"/>
          <w:sz w:val="18"/>
          <w:lang w:val="es-ES"/>
        </w:rPr>
        <w:t xml:space="preserve"> {</w:t>
      </w:r>
      <w:proofErr w:type="spellStart"/>
      <w:r w:rsidR="00143BD7">
        <w:rPr>
          <w:rFonts w:ascii="Tahoma" w:hAnsi="Tahoma" w:cs="Tahoma"/>
          <w:sz w:val="18"/>
          <w:lang w:val="es-ES"/>
        </w:rPr>
        <w:t>luasJalan</w:t>
      </w:r>
      <w:proofErr w:type="spellEnd"/>
      <w:r w:rsidR="00143BD7">
        <w:rPr>
          <w:rFonts w:ascii="Tahoma" w:hAnsi="Tahoma" w:cs="Tahoma"/>
          <w:sz w:val="18"/>
          <w:lang w:val="es-ES"/>
        </w:rPr>
        <w:t>}</w:t>
      </w:r>
      <w:r w:rsidR="00B743A3" w:rsidRPr="001A3E06">
        <w:rPr>
          <w:rFonts w:ascii="Tahoma" w:hAnsi="Tahoma" w:cs="Tahoma"/>
          <w:sz w:val="18"/>
          <w:lang w:val="es-ES"/>
        </w:rPr>
        <w:t xml:space="preserve"> </w:t>
      </w:r>
      <w:r w:rsidR="00541AE1" w:rsidRPr="001A3E06">
        <w:rPr>
          <w:rFonts w:ascii="Tahoma" w:hAnsi="Tahoma" w:cs="Tahoma"/>
          <w:sz w:val="18"/>
          <w:lang w:val="es-ES"/>
        </w:rPr>
        <w:t>m</w:t>
      </w:r>
      <w:r w:rsidR="00541AE1" w:rsidRPr="001A3E06">
        <w:rPr>
          <w:rFonts w:ascii="Tahoma" w:hAnsi="Tahoma" w:cs="Tahoma"/>
          <w:sz w:val="18"/>
          <w:vertAlign w:val="superscript"/>
          <w:lang w:val="es-ES"/>
        </w:rPr>
        <w:t>2</w:t>
      </w:r>
      <w:r w:rsidR="00531C25">
        <w:rPr>
          <w:rFonts w:ascii="Tahoma" w:hAnsi="Tahoma" w:cs="Tahoma"/>
          <w:sz w:val="18"/>
          <w:vertAlign w:val="superscript"/>
          <w:lang w:val="es-ES"/>
        </w:rPr>
        <w:t xml:space="preserve"> </w:t>
      </w:r>
      <w:proofErr w:type="spellStart"/>
      <w:r w:rsidR="004A10B7" w:rsidRPr="001A3E06">
        <w:rPr>
          <w:rFonts w:ascii="Tahoma" w:hAnsi="Tahoma" w:cs="Tahoma"/>
          <w:sz w:val="18"/>
          <w:lang w:val="es-ES"/>
        </w:rPr>
        <w:t>kepada</w:t>
      </w:r>
      <w:proofErr w:type="spellEnd"/>
      <w:r w:rsidR="00A57D49">
        <w:rPr>
          <w:rFonts w:ascii="Tahoma" w:hAnsi="Tahoma" w:cs="Tahoma"/>
          <w:sz w:val="18"/>
          <w:lang w:val="es-ES"/>
        </w:rPr>
        <w:t xml:space="preserve"> </w:t>
      </w:r>
      <w:r w:rsidRPr="001A3E06">
        <w:rPr>
          <w:rFonts w:ascii="Tahoma" w:hAnsi="Tahoma" w:cs="Tahoma"/>
          <w:b/>
          <w:sz w:val="18"/>
          <w:lang w:val="es-ES"/>
        </w:rPr>
        <w:t>PT</w:t>
      </w:r>
      <w:r w:rsidR="00531C25" w:rsidRPr="00531C25">
        <w:rPr>
          <w:rFonts w:ascii="Tahoma" w:hAnsi="Tahoma" w:cs="Tahoma"/>
          <w:sz w:val="18"/>
          <w:vertAlign w:val="superscript"/>
          <w:lang w:val="es-ES"/>
        </w:rPr>
        <w:t xml:space="preserve"> </w:t>
      </w:r>
      <w:r w:rsidR="00922B53" w:rsidRPr="00922B53">
        <w:rPr>
          <w:rFonts w:ascii="Tahoma" w:hAnsi="Tahoma" w:cs="Tahoma"/>
          <w:b/>
          <w:bCs/>
          <w:sz w:val="18"/>
          <w:lang w:val="es-ES"/>
        </w:rPr>
        <w:t>[</w:t>
      </w:r>
      <w:proofErr w:type="spellStart"/>
      <w:r w:rsidR="00922B53" w:rsidRPr="00922B53">
        <w:rPr>
          <w:rFonts w:ascii="Tahoma" w:hAnsi="Tahoma" w:cs="Tahoma"/>
          <w:b/>
          <w:bCs/>
          <w:sz w:val="18"/>
          <w:lang w:val="es-ES"/>
        </w:rPr>
        <w:t>Nama</w:t>
      </w:r>
      <w:proofErr w:type="spellEnd"/>
      <w:r w:rsidR="00922B53" w:rsidRPr="00922B53">
        <w:rPr>
          <w:rFonts w:ascii="Tahoma" w:hAnsi="Tahoma" w:cs="Tahoma"/>
          <w:b/>
          <w:bCs/>
          <w:sz w:val="18"/>
          <w:lang w:val="es-ES"/>
        </w:rPr>
        <w:t xml:space="preserve"> </w:t>
      </w:r>
      <w:proofErr w:type="spellStart"/>
      <w:r w:rsidR="00922B53" w:rsidRPr="00922B53">
        <w:rPr>
          <w:rFonts w:ascii="Tahoma" w:hAnsi="Tahoma" w:cs="Tahoma"/>
          <w:b/>
          <w:bCs/>
          <w:sz w:val="18"/>
          <w:lang w:val="es-ES"/>
        </w:rPr>
        <w:t>Perusahaan</w:t>
      </w:r>
      <w:proofErr w:type="spellEnd"/>
      <w:r w:rsidR="00922B53" w:rsidRPr="00922B53">
        <w:rPr>
          <w:rFonts w:ascii="Tahoma" w:hAnsi="Tahoma" w:cs="Tahoma"/>
          <w:b/>
          <w:bCs/>
          <w:sz w:val="18"/>
          <w:lang w:val="es-ES"/>
        </w:rPr>
        <w:t xml:space="preserve"> </w:t>
      </w:r>
      <w:proofErr w:type="spellStart"/>
      <w:r w:rsidR="00922B53" w:rsidRPr="00922B53">
        <w:rPr>
          <w:rFonts w:ascii="Tahoma" w:hAnsi="Tahoma" w:cs="Tahoma"/>
          <w:b/>
          <w:bCs/>
          <w:sz w:val="18"/>
          <w:lang w:val="es-ES"/>
        </w:rPr>
        <w:t>sesuai</w:t>
      </w:r>
      <w:proofErr w:type="spellEnd"/>
      <w:r w:rsidR="00922B53" w:rsidRPr="00922B53">
        <w:rPr>
          <w:rFonts w:ascii="Tahoma" w:hAnsi="Tahoma" w:cs="Tahoma"/>
          <w:b/>
          <w:bCs/>
          <w:sz w:val="18"/>
          <w:lang w:val="es-ES"/>
        </w:rPr>
        <w:t xml:space="preserve"> PO]-Tower </w:t>
      </w:r>
      <w:proofErr w:type="spellStart"/>
      <w:r w:rsidR="00922B53" w:rsidRPr="00922B53">
        <w:rPr>
          <w:rFonts w:ascii="Tahoma" w:hAnsi="Tahoma" w:cs="Tahoma"/>
          <w:b/>
          <w:bCs/>
          <w:sz w:val="18"/>
          <w:lang w:val="es-ES"/>
        </w:rPr>
        <w:t>Bersama</w:t>
      </w:r>
      <w:proofErr w:type="spellEnd"/>
      <w:r w:rsidR="00922B53" w:rsidRPr="00922B53">
        <w:rPr>
          <w:rFonts w:ascii="Tahoma" w:hAnsi="Tahoma" w:cs="Tahoma"/>
          <w:b/>
          <w:bCs/>
          <w:sz w:val="18"/>
          <w:lang w:val="es-ES"/>
        </w:rPr>
        <w:t xml:space="preserve"> </w:t>
      </w:r>
      <w:proofErr w:type="spellStart"/>
      <w:r w:rsidR="00922B53" w:rsidRPr="00922B53">
        <w:rPr>
          <w:rFonts w:ascii="Tahoma" w:hAnsi="Tahoma" w:cs="Tahoma"/>
          <w:b/>
          <w:bCs/>
          <w:sz w:val="18"/>
          <w:lang w:val="es-ES"/>
        </w:rPr>
        <w:t>Group</w:t>
      </w:r>
      <w:proofErr w:type="spellEnd"/>
      <w:r w:rsidR="009E4AF3" w:rsidRPr="00CA5ABE">
        <w:rPr>
          <w:rFonts w:ascii="Tahoma" w:hAnsi="Tahoma" w:cs="Tahoma"/>
          <w:bCs/>
          <w:sz w:val="18"/>
          <w:lang w:val="es-ES"/>
        </w:rPr>
        <w:t>.</w:t>
      </w:r>
    </w:p>
    <w:p w14:paraId="477746F2" w14:textId="77777777" w:rsidR="004A0285" w:rsidRPr="001A3E06" w:rsidRDefault="00A57D49" w:rsidP="00A535A7">
      <w:pPr>
        <w:jc w:val="both"/>
        <w:rPr>
          <w:rFonts w:ascii="Tahoma" w:hAnsi="Tahoma" w:cs="Tahoma"/>
          <w:sz w:val="18"/>
          <w:lang w:val="es-ES"/>
        </w:rPr>
      </w:pPr>
      <w:r w:rsidRPr="001A3E06">
        <w:rPr>
          <w:rFonts w:ascii="Tahoma" w:hAnsi="Tahoma" w:cs="Tahoma"/>
          <w:sz w:val="18"/>
          <w:lang w:val="es-ES"/>
        </w:rPr>
        <w:t>D</w:t>
      </w:r>
      <w:r w:rsidR="00DF6C04" w:rsidRPr="001A3E06">
        <w:rPr>
          <w:rFonts w:ascii="Tahoma" w:hAnsi="Tahoma" w:cs="Tahoma"/>
          <w:sz w:val="18"/>
          <w:lang w:val="es-ES"/>
        </w:rPr>
        <w:t>an</w:t>
      </w:r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DF6C04" w:rsidRPr="001A3E06">
        <w:rPr>
          <w:rFonts w:ascii="Tahoma" w:hAnsi="Tahoma" w:cs="Tahoma"/>
          <w:sz w:val="18"/>
          <w:lang w:val="es-ES"/>
        </w:rPr>
        <w:t>dengan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DF6C04" w:rsidRPr="001A3E06">
        <w:rPr>
          <w:rFonts w:ascii="Tahoma" w:hAnsi="Tahoma" w:cs="Tahoma"/>
          <w:sz w:val="18"/>
          <w:lang w:val="es-ES"/>
        </w:rPr>
        <w:t>ini</w:t>
      </w:r>
      <w:proofErr w:type="spellEnd"/>
      <w:r w:rsidR="00DF6C04" w:rsidRPr="001A3E06">
        <w:rPr>
          <w:rFonts w:ascii="Tahoma" w:hAnsi="Tahoma" w:cs="Tahoma"/>
          <w:sz w:val="18"/>
          <w:lang w:val="es-ES"/>
        </w:rPr>
        <w:t xml:space="preserve"> pula </w:t>
      </w:r>
      <w:proofErr w:type="spellStart"/>
      <w:r w:rsidR="00DF6C04" w:rsidRPr="001A3E06">
        <w:rPr>
          <w:rFonts w:ascii="Tahoma" w:hAnsi="Tahoma" w:cs="Tahoma"/>
          <w:sz w:val="18"/>
          <w:lang w:val="es-ES"/>
        </w:rPr>
        <w:t>kami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DF6C04" w:rsidRPr="001A3E06">
        <w:rPr>
          <w:rFonts w:ascii="Tahoma" w:hAnsi="Tahoma" w:cs="Tahoma"/>
          <w:sz w:val="18"/>
          <w:lang w:val="es-ES"/>
        </w:rPr>
        <w:t>memberikan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DF6C04" w:rsidRPr="001A3E06">
        <w:rPr>
          <w:rFonts w:ascii="Tahoma" w:hAnsi="Tahoma" w:cs="Tahoma"/>
          <w:sz w:val="18"/>
          <w:lang w:val="es-ES"/>
        </w:rPr>
        <w:t>kuasa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DF6C04" w:rsidRPr="001A3E06">
        <w:rPr>
          <w:rFonts w:ascii="Tahoma" w:hAnsi="Tahoma" w:cs="Tahoma"/>
          <w:sz w:val="18"/>
          <w:lang w:val="es-ES"/>
        </w:rPr>
        <w:t>kepada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4A0285" w:rsidRPr="001A3E06">
        <w:rPr>
          <w:rFonts w:ascii="Tahoma" w:hAnsi="Tahoma" w:cs="Tahoma"/>
          <w:sz w:val="18"/>
          <w:lang w:val="es-ES"/>
        </w:rPr>
        <w:t>dengan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4A0285" w:rsidRPr="001A3E06">
        <w:rPr>
          <w:rFonts w:ascii="Tahoma" w:hAnsi="Tahoma" w:cs="Tahoma"/>
          <w:sz w:val="18"/>
          <w:lang w:val="es-ES"/>
        </w:rPr>
        <w:t>tanpa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4A0285" w:rsidRPr="001A3E06">
        <w:rPr>
          <w:rFonts w:ascii="Tahoma" w:hAnsi="Tahoma" w:cs="Tahoma"/>
          <w:sz w:val="18"/>
          <w:lang w:val="es-ES"/>
        </w:rPr>
        <w:t>hak</w:t>
      </w:r>
      <w:proofErr w:type="spellEnd"/>
      <w:r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4A0285" w:rsidRPr="001A3E06">
        <w:rPr>
          <w:rFonts w:ascii="Tahoma" w:hAnsi="Tahoma" w:cs="Tahoma"/>
          <w:sz w:val="18"/>
          <w:lang w:val="es-ES"/>
        </w:rPr>
        <w:t>subtitusi</w:t>
      </w:r>
      <w:proofErr w:type="spellEnd"/>
      <w:r w:rsidR="004A0285" w:rsidRPr="001A3E06">
        <w:rPr>
          <w:rFonts w:ascii="Tahoma" w:hAnsi="Tahoma" w:cs="Tahoma"/>
          <w:sz w:val="18"/>
          <w:lang w:val="es-ES"/>
        </w:rPr>
        <w:t xml:space="preserve">: </w:t>
      </w:r>
    </w:p>
    <w:p w14:paraId="477746F3" w14:textId="77777777" w:rsidR="004A0285" w:rsidRPr="001A3E06" w:rsidRDefault="004A0285" w:rsidP="00A535A7">
      <w:pPr>
        <w:jc w:val="both"/>
        <w:rPr>
          <w:rFonts w:ascii="Tahoma" w:hAnsi="Tahoma" w:cs="Tahoma"/>
          <w:sz w:val="18"/>
          <w:lang w:val="es-ES"/>
        </w:rPr>
      </w:pPr>
    </w:p>
    <w:p w14:paraId="477746F4" w14:textId="590592D3" w:rsidR="004A0285" w:rsidRPr="001A3E06" w:rsidRDefault="004A0285" w:rsidP="00922B53">
      <w:pPr>
        <w:ind w:left="270"/>
        <w:rPr>
          <w:rFonts w:ascii="Tahoma" w:hAnsi="Tahoma" w:cs="Tahoma"/>
          <w:sz w:val="18"/>
          <w:lang w:val="es-ES"/>
        </w:rPr>
      </w:pPr>
      <w:proofErr w:type="spellStart"/>
      <w:r w:rsidRPr="001A3E06">
        <w:rPr>
          <w:rFonts w:ascii="Tahoma" w:hAnsi="Tahoma" w:cs="Tahoma"/>
          <w:sz w:val="18"/>
          <w:lang w:val="es-ES"/>
        </w:rPr>
        <w:t>Nama</w:t>
      </w:r>
      <w:proofErr w:type="spellEnd"/>
      <w:r w:rsidR="00922B53">
        <w:rPr>
          <w:rFonts w:ascii="Tahoma" w:hAnsi="Tahoma" w:cs="Tahoma"/>
          <w:sz w:val="18"/>
          <w:lang w:val="es-ES"/>
        </w:rPr>
        <w:tab/>
      </w:r>
      <w:r w:rsidR="00922B53">
        <w:rPr>
          <w:rFonts w:ascii="Tahoma" w:hAnsi="Tahoma" w:cs="Tahoma"/>
          <w:sz w:val="18"/>
          <w:lang w:val="es-ES"/>
        </w:rPr>
        <w:tab/>
      </w:r>
      <w:r w:rsidR="00922B53">
        <w:rPr>
          <w:rFonts w:ascii="Tahoma" w:hAnsi="Tahoma" w:cs="Tahoma"/>
          <w:sz w:val="18"/>
          <w:lang w:val="es-ES"/>
        </w:rPr>
        <w:tab/>
      </w:r>
      <w:r w:rsidRPr="001A3E06">
        <w:rPr>
          <w:rFonts w:ascii="Tahoma" w:hAnsi="Tahoma" w:cs="Tahoma"/>
          <w:sz w:val="18"/>
          <w:lang w:val="es-ES"/>
        </w:rPr>
        <w:t xml:space="preserve">: </w:t>
      </w:r>
      <w:r w:rsidR="002164AE">
        <w:rPr>
          <w:rFonts w:ascii="Tahoma" w:hAnsi="Tahoma" w:cs="Tahoma"/>
          <w:sz w:val="18"/>
          <w:lang w:val="es-ES"/>
        </w:rPr>
        <w:t>{</w:t>
      </w:r>
      <w:proofErr w:type="spellStart"/>
      <w:r w:rsidR="002164AE">
        <w:rPr>
          <w:rFonts w:ascii="Tahoma" w:hAnsi="Tahoma" w:cs="Tahoma"/>
          <w:sz w:val="18"/>
          <w:lang w:val="es-ES"/>
        </w:rPr>
        <w:t>namaKuasa</w:t>
      </w:r>
      <w:proofErr w:type="spellEnd"/>
      <w:r w:rsidR="002164AE">
        <w:rPr>
          <w:rFonts w:ascii="Tahoma" w:hAnsi="Tahoma" w:cs="Tahoma"/>
          <w:sz w:val="18"/>
          <w:lang w:val="es-ES"/>
        </w:rPr>
        <w:t>}</w:t>
      </w:r>
    </w:p>
    <w:p w14:paraId="477746F5" w14:textId="61DE65F2" w:rsidR="00B743A3" w:rsidRPr="001A3E06" w:rsidRDefault="00B743A3" w:rsidP="00922B53">
      <w:pPr>
        <w:ind w:left="270" w:right="900"/>
        <w:rPr>
          <w:rFonts w:ascii="Tahoma" w:hAnsi="Tahoma" w:cs="Tahoma"/>
          <w:sz w:val="18"/>
          <w:lang w:val="es-ES"/>
        </w:rPr>
      </w:pPr>
      <w:proofErr w:type="spellStart"/>
      <w:r w:rsidRPr="001A3E06">
        <w:rPr>
          <w:rFonts w:ascii="Tahoma" w:hAnsi="Tahoma" w:cs="Tahoma"/>
          <w:sz w:val="18"/>
          <w:lang w:val="es-ES"/>
        </w:rPr>
        <w:t>Tempat</w:t>
      </w:r>
      <w:proofErr w:type="spellEnd"/>
      <w:r w:rsidRPr="001A3E06">
        <w:rPr>
          <w:rFonts w:ascii="Tahoma" w:hAnsi="Tahoma" w:cs="Tahoma"/>
          <w:sz w:val="18"/>
          <w:lang w:val="es-ES"/>
        </w:rPr>
        <w:t xml:space="preserve">, </w:t>
      </w:r>
      <w:proofErr w:type="spellStart"/>
      <w:r w:rsidRPr="001A3E06">
        <w:rPr>
          <w:rFonts w:ascii="Tahoma" w:hAnsi="Tahoma" w:cs="Tahoma"/>
          <w:sz w:val="18"/>
          <w:lang w:val="es-ES"/>
        </w:rPr>
        <w:t>Tanggal</w:t>
      </w:r>
      <w:proofErr w:type="spellEnd"/>
      <w:r w:rsidR="00531C25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Lahir</w:t>
      </w:r>
      <w:proofErr w:type="spellEnd"/>
      <w:r w:rsidR="00922B53">
        <w:rPr>
          <w:rFonts w:ascii="Tahoma" w:hAnsi="Tahoma" w:cs="Tahoma"/>
          <w:sz w:val="18"/>
          <w:lang w:val="es-ES"/>
        </w:rPr>
        <w:tab/>
      </w:r>
      <w:r w:rsidR="00922B53">
        <w:rPr>
          <w:rFonts w:ascii="Tahoma" w:hAnsi="Tahoma" w:cs="Tahoma"/>
          <w:sz w:val="18"/>
          <w:lang w:val="es-ES"/>
        </w:rPr>
        <w:tab/>
      </w:r>
      <w:r w:rsidRPr="001A3E06">
        <w:rPr>
          <w:rFonts w:ascii="Tahoma" w:hAnsi="Tahoma" w:cs="Tahoma"/>
          <w:sz w:val="18"/>
          <w:lang w:val="es-ES"/>
        </w:rPr>
        <w:t xml:space="preserve">: </w:t>
      </w:r>
      <w:r w:rsidR="002164AE">
        <w:rPr>
          <w:rFonts w:ascii="Tahoma" w:hAnsi="Tahoma" w:cs="Tahoma"/>
          <w:sz w:val="18"/>
          <w:lang w:val="es-ES"/>
        </w:rPr>
        <w:t>{</w:t>
      </w:r>
      <w:proofErr w:type="spellStart"/>
      <w:r w:rsidR="002164AE">
        <w:rPr>
          <w:rFonts w:ascii="Tahoma" w:hAnsi="Tahoma" w:cs="Tahoma"/>
          <w:sz w:val="18"/>
          <w:lang w:val="es-ES"/>
        </w:rPr>
        <w:t>ttlKuasa</w:t>
      </w:r>
      <w:proofErr w:type="spellEnd"/>
      <w:r w:rsidR="002164AE">
        <w:rPr>
          <w:rFonts w:ascii="Tahoma" w:hAnsi="Tahoma" w:cs="Tahoma"/>
          <w:sz w:val="18"/>
          <w:lang w:val="es-ES"/>
        </w:rPr>
        <w:t>}</w:t>
      </w:r>
    </w:p>
    <w:p w14:paraId="477746F6" w14:textId="6FAE5629" w:rsidR="004A0285" w:rsidRPr="001A3E06" w:rsidRDefault="00531C25" w:rsidP="00922B53">
      <w:pPr>
        <w:ind w:left="270" w:right="900"/>
        <w:rPr>
          <w:rFonts w:ascii="Tahoma" w:hAnsi="Tahoma" w:cs="Tahoma"/>
          <w:sz w:val="18"/>
          <w:lang w:val="es-ES"/>
        </w:rPr>
      </w:pPr>
      <w:proofErr w:type="spellStart"/>
      <w:r w:rsidRPr="001A3E06">
        <w:rPr>
          <w:rFonts w:ascii="Tahoma" w:hAnsi="Tahoma" w:cs="Tahoma"/>
          <w:sz w:val="18"/>
          <w:lang w:val="es-ES"/>
        </w:rPr>
        <w:t>No.</w:t>
      </w:r>
      <w:r w:rsidR="004A0285" w:rsidRPr="001A3E06">
        <w:rPr>
          <w:rFonts w:ascii="Tahoma" w:hAnsi="Tahoma" w:cs="Tahoma"/>
          <w:sz w:val="18"/>
          <w:lang w:val="es-ES"/>
        </w:rPr>
        <w:t>KTP</w:t>
      </w:r>
      <w:proofErr w:type="spellEnd"/>
      <w:r w:rsidR="004A0285" w:rsidRPr="001A3E06">
        <w:rPr>
          <w:rFonts w:ascii="Tahoma" w:hAnsi="Tahoma" w:cs="Tahoma"/>
          <w:sz w:val="18"/>
          <w:lang w:val="es-ES"/>
        </w:rPr>
        <w:tab/>
      </w:r>
      <w:r w:rsidR="00922B53">
        <w:rPr>
          <w:rFonts w:ascii="Tahoma" w:hAnsi="Tahoma" w:cs="Tahoma"/>
          <w:sz w:val="18"/>
          <w:lang w:val="es-ES"/>
        </w:rPr>
        <w:tab/>
      </w:r>
      <w:r w:rsidR="00922B53">
        <w:rPr>
          <w:rFonts w:ascii="Tahoma" w:hAnsi="Tahoma" w:cs="Tahoma"/>
          <w:sz w:val="18"/>
          <w:lang w:val="es-ES"/>
        </w:rPr>
        <w:tab/>
      </w:r>
      <w:r w:rsidR="004A0285" w:rsidRPr="001A3E06">
        <w:rPr>
          <w:rFonts w:ascii="Tahoma" w:hAnsi="Tahoma" w:cs="Tahoma"/>
          <w:sz w:val="18"/>
          <w:lang w:val="es-ES"/>
        </w:rPr>
        <w:t xml:space="preserve">: </w:t>
      </w:r>
      <w:r w:rsidR="002164AE">
        <w:rPr>
          <w:rFonts w:ascii="Tahoma" w:hAnsi="Tahoma" w:cs="Tahoma"/>
          <w:sz w:val="18"/>
          <w:lang w:val="es-ES"/>
        </w:rPr>
        <w:t>{</w:t>
      </w:r>
      <w:proofErr w:type="spellStart"/>
      <w:r w:rsidR="002164AE">
        <w:rPr>
          <w:rFonts w:ascii="Tahoma" w:hAnsi="Tahoma" w:cs="Tahoma"/>
          <w:sz w:val="18"/>
          <w:lang w:val="es-ES"/>
        </w:rPr>
        <w:t>noKtpKuasa</w:t>
      </w:r>
      <w:proofErr w:type="spellEnd"/>
      <w:r w:rsidR="002164AE">
        <w:rPr>
          <w:rFonts w:ascii="Tahoma" w:hAnsi="Tahoma" w:cs="Tahoma"/>
          <w:sz w:val="18"/>
          <w:lang w:val="es-ES"/>
        </w:rPr>
        <w:t>}</w:t>
      </w:r>
    </w:p>
    <w:p w14:paraId="477746FA" w14:textId="2155AF8A" w:rsidR="004A0285" w:rsidRPr="001A3E06" w:rsidRDefault="004A0285" w:rsidP="002164AE">
      <w:pPr>
        <w:ind w:left="270" w:right="900"/>
        <w:rPr>
          <w:rFonts w:ascii="Tahoma" w:hAnsi="Tahoma" w:cs="Tahoma"/>
          <w:sz w:val="18"/>
          <w:lang w:val="es-ES"/>
        </w:rPr>
      </w:pPr>
      <w:proofErr w:type="spellStart"/>
      <w:r w:rsidRPr="001A3E06">
        <w:rPr>
          <w:rFonts w:ascii="Tahoma" w:hAnsi="Tahoma" w:cs="Tahoma"/>
          <w:sz w:val="18"/>
          <w:lang w:val="es-ES"/>
        </w:rPr>
        <w:t>Alamat</w:t>
      </w:r>
      <w:proofErr w:type="spellEnd"/>
      <w:r w:rsidR="00922B53">
        <w:rPr>
          <w:rFonts w:ascii="Tahoma" w:hAnsi="Tahoma" w:cs="Tahoma"/>
          <w:sz w:val="18"/>
          <w:lang w:val="es-ES"/>
        </w:rPr>
        <w:tab/>
      </w:r>
      <w:r w:rsidR="00922B53">
        <w:rPr>
          <w:rFonts w:ascii="Tahoma" w:hAnsi="Tahoma" w:cs="Tahoma"/>
          <w:sz w:val="18"/>
          <w:lang w:val="es-ES"/>
        </w:rPr>
        <w:tab/>
      </w:r>
      <w:r w:rsidR="00922B53">
        <w:rPr>
          <w:rFonts w:ascii="Tahoma" w:hAnsi="Tahoma" w:cs="Tahoma"/>
          <w:sz w:val="18"/>
          <w:lang w:val="es-ES"/>
        </w:rPr>
        <w:tab/>
      </w:r>
      <w:r w:rsidRPr="001A3E06">
        <w:rPr>
          <w:rFonts w:ascii="Tahoma" w:hAnsi="Tahoma" w:cs="Tahoma"/>
          <w:sz w:val="18"/>
          <w:lang w:val="es-ES"/>
        </w:rPr>
        <w:t>:</w:t>
      </w:r>
      <w:r w:rsidR="00922B53">
        <w:rPr>
          <w:rFonts w:ascii="Tahoma" w:hAnsi="Tahoma" w:cs="Tahoma"/>
          <w:sz w:val="18"/>
          <w:lang w:val="es-ES"/>
        </w:rPr>
        <w:t xml:space="preserve"> </w:t>
      </w:r>
      <w:r w:rsidR="002164AE">
        <w:rPr>
          <w:rFonts w:ascii="Tahoma" w:hAnsi="Tahoma" w:cs="Tahoma"/>
          <w:sz w:val="18"/>
          <w:lang w:val="es-ES"/>
        </w:rPr>
        <w:t>{</w:t>
      </w:r>
      <w:proofErr w:type="spellStart"/>
      <w:r w:rsidR="002164AE">
        <w:rPr>
          <w:rFonts w:ascii="Tahoma" w:hAnsi="Tahoma" w:cs="Tahoma"/>
          <w:sz w:val="18"/>
          <w:lang w:val="es-ES"/>
        </w:rPr>
        <w:t>AlamatKuasa</w:t>
      </w:r>
      <w:proofErr w:type="spellEnd"/>
      <w:r w:rsidR="002164AE">
        <w:rPr>
          <w:rFonts w:ascii="Tahoma" w:hAnsi="Tahoma" w:cs="Tahoma"/>
          <w:sz w:val="18"/>
          <w:lang w:val="es-ES"/>
        </w:rPr>
        <w:t>}</w:t>
      </w:r>
    </w:p>
    <w:p w14:paraId="477746FB" w14:textId="77777777" w:rsidR="00C04562" w:rsidRPr="001A3E06" w:rsidRDefault="00C04562" w:rsidP="001A3E06">
      <w:pPr>
        <w:tabs>
          <w:tab w:val="left" w:pos="3402"/>
          <w:tab w:val="left" w:pos="3686"/>
        </w:tabs>
        <w:ind w:left="360"/>
        <w:rPr>
          <w:rFonts w:ascii="Tahoma" w:hAnsi="Tahoma" w:cs="Tahoma"/>
          <w:sz w:val="18"/>
          <w:lang w:val="es-ES"/>
        </w:rPr>
      </w:pPr>
    </w:p>
    <w:p w14:paraId="477746FC" w14:textId="77777777" w:rsidR="004A0285" w:rsidRDefault="004A0285" w:rsidP="001A3E06">
      <w:pPr>
        <w:jc w:val="center"/>
        <w:rPr>
          <w:rFonts w:ascii="Tahoma" w:hAnsi="Tahoma" w:cs="Tahoma"/>
          <w:lang w:val="es-ES"/>
        </w:rPr>
      </w:pPr>
      <w:r w:rsidRPr="001A3E06">
        <w:rPr>
          <w:rFonts w:ascii="Tahoma" w:hAnsi="Tahoma" w:cs="Tahoma"/>
          <w:lang w:val="es-ES"/>
        </w:rPr>
        <w:t>----------------------</w:t>
      </w:r>
      <w:r w:rsidR="00B743A3" w:rsidRPr="005C6FDB">
        <w:rPr>
          <w:rFonts w:ascii="Tahoma" w:hAnsi="Tahoma" w:cs="Tahoma"/>
          <w:lang w:val="es-ES"/>
        </w:rPr>
        <w:t>-----</w:t>
      </w:r>
      <w:r w:rsidRPr="001A3E06">
        <w:rPr>
          <w:rFonts w:ascii="Tahoma" w:hAnsi="Tahoma" w:cs="Tahoma"/>
          <w:lang w:val="es-ES"/>
        </w:rPr>
        <w:t>------------------</w:t>
      </w:r>
      <w:r w:rsidR="00B743A3" w:rsidRPr="005C6FDB">
        <w:rPr>
          <w:rFonts w:ascii="Tahoma" w:hAnsi="Tahoma" w:cs="Tahoma"/>
          <w:lang w:val="es-ES"/>
        </w:rPr>
        <w:t>--</w:t>
      </w:r>
      <w:r w:rsidRPr="001A3E06">
        <w:rPr>
          <w:rFonts w:ascii="Tahoma" w:hAnsi="Tahoma" w:cs="Tahoma"/>
          <w:lang w:val="es-ES"/>
        </w:rPr>
        <w:t xml:space="preserve">-------- </w:t>
      </w:r>
      <w:r w:rsidRPr="001A3E06">
        <w:rPr>
          <w:rFonts w:ascii="Tahoma" w:hAnsi="Tahoma" w:cs="Tahoma"/>
          <w:b/>
          <w:lang w:val="es-ES"/>
        </w:rPr>
        <w:t xml:space="preserve">KHUSUS </w:t>
      </w:r>
      <w:r w:rsidRPr="001A3E06">
        <w:rPr>
          <w:rFonts w:ascii="Tahoma" w:hAnsi="Tahoma" w:cs="Tahoma"/>
          <w:lang w:val="es-ES"/>
        </w:rPr>
        <w:t>-------</w:t>
      </w:r>
      <w:r w:rsidR="00B743A3" w:rsidRPr="005C6FDB">
        <w:rPr>
          <w:rFonts w:ascii="Tahoma" w:hAnsi="Tahoma" w:cs="Tahoma"/>
          <w:lang w:val="es-ES"/>
        </w:rPr>
        <w:t>----</w:t>
      </w:r>
      <w:r w:rsidRPr="001A3E06">
        <w:rPr>
          <w:rFonts w:ascii="Tahoma" w:hAnsi="Tahoma" w:cs="Tahoma"/>
          <w:lang w:val="es-ES"/>
        </w:rPr>
        <w:t>---------------------------------------------</w:t>
      </w:r>
    </w:p>
    <w:p w14:paraId="477746FD" w14:textId="77777777" w:rsidR="005C6FDB" w:rsidRDefault="005C6FDB" w:rsidP="001A3E06">
      <w:pPr>
        <w:jc w:val="center"/>
        <w:rPr>
          <w:rFonts w:ascii="Tahoma" w:hAnsi="Tahoma" w:cs="Tahoma"/>
          <w:lang w:val="es-ES"/>
        </w:rPr>
      </w:pPr>
    </w:p>
    <w:p w14:paraId="477746FF" w14:textId="33C774AA" w:rsidR="00EC7C8B" w:rsidRPr="001A3E06" w:rsidRDefault="00EC7C8B" w:rsidP="001A3E06">
      <w:pPr>
        <w:tabs>
          <w:tab w:val="left" w:pos="720"/>
          <w:tab w:val="left" w:pos="1800"/>
          <w:tab w:val="left" w:pos="3240"/>
        </w:tabs>
        <w:spacing w:line="200" w:lineRule="atLeast"/>
        <w:jc w:val="both"/>
        <w:rPr>
          <w:rFonts w:ascii="Tahoma" w:hAnsi="Tahoma" w:cs="Tahoma"/>
          <w:b/>
          <w:sz w:val="18"/>
          <w:szCs w:val="19"/>
        </w:rPr>
      </w:pPr>
      <w:proofErr w:type="spellStart"/>
      <w:r w:rsidRPr="001A3E06">
        <w:rPr>
          <w:rFonts w:ascii="Tahoma" w:hAnsi="Tahoma" w:cs="Tahoma"/>
          <w:sz w:val="18"/>
          <w:szCs w:val="19"/>
        </w:rPr>
        <w:t>Bertindak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untuk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r w:rsidRPr="001A3E06">
        <w:rPr>
          <w:rFonts w:ascii="Tahoma" w:hAnsi="Tahoma" w:cs="Tahoma"/>
          <w:sz w:val="18"/>
          <w:szCs w:val="19"/>
        </w:rPr>
        <w:t>dan</w:t>
      </w:r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atas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r w:rsidRPr="001A3E06">
        <w:rPr>
          <w:rFonts w:ascii="Tahoma" w:hAnsi="Tahoma" w:cs="Tahoma"/>
          <w:sz w:val="18"/>
          <w:szCs w:val="19"/>
        </w:rPr>
        <w:t>nama</w:t>
      </w:r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Pemberi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r w:rsidRPr="001A3E06">
        <w:rPr>
          <w:rFonts w:ascii="Tahoma" w:hAnsi="Tahoma" w:cs="Tahoma"/>
          <w:sz w:val="18"/>
          <w:szCs w:val="19"/>
        </w:rPr>
        <w:t>Kuasa,</w:t>
      </w:r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</w:rPr>
        <w:t>untuk</w:t>
      </w:r>
      <w:proofErr w:type="spellEnd"/>
      <w:r w:rsidR="00A57D49">
        <w:rPr>
          <w:rFonts w:ascii="Tahoma" w:hAnsi="Tahoma" w:cs="Tahoma"/>
          <w:sz w:val="18"/>
        </w:rPr>
        <w:t xml:space="preserve"> </w:t>
      </w:r>
      <w:proofErr w:type="spellStart"/>
      <w:r w:rsidRPr="001A3E06">
        <w:rPr>
          <w:rFonts w:ascii="Tahoma" w:hAnsi="Tahoma" w:cs="Tahoma"/>
          <w:sz w:val="18"/>
        </w:rPr>
        <w:t>melakukan</w:t>
      </w:r>
      <w:proofErr w:type="spellEnd"/>
      <w:r w:rsidR="00A57D49">
        <w:rPr>
          <w:rFonts w:ascii="Tahoma" w:hAnsi="Tahoma" w:cs="Tahoma"/>
          <w:sz w:val="18"/>
        </w:rPr>
        <w:t xml:space="preserve"> </w:t>
      </w:r>
      <w:proofErr w:type="spellStart"/>
      <w:r w:rsidRPr="001A3E06">
        <w:rPr>
          <w:rFonts w:ascii="Tahoma" w:hAnsi="Tahoma" w:cs="Tahoma"/>
          <w:sz w:val="18"/>
        </w:rPr>
        <w:t>penandatanganan</w:t>
      </w:r>
      <w:proofErr w:type="spellEnd"/>
      <w:r w:rsidRPr="001A3E06">
        <w:rPr>
          <w:rFonts w:ascii="Tahoma" w:hAnsi="Tahoma" w:cs="Tahoma"/>
          <w:sz w:val="18"/>
        </w:rPr>
        <w:t xml:space="preserve"> P</w:t>
      </w:r>
      <w:r w:rsidRPr="001A3E06">
        <w:rPr>
          <w:rFonts w:ascii="Tahoma" w:hAnsi="Tahoma" w:cs="Tahoma"/>
          <w:sz w:val="18"/>
          <w:lang w:val="id-ID"/>
        </w:rPr>
        <w:t xml:space="preserve">erjanjian </w:t>
      </w:r>
      <w:r w:rsidRPr="001A3E06">
        <w:rPr>
          <w:rFonts w:ascii="Tahoma" w:hAnsi="Tahoma" w:cs="Tahoma"/>
          <w:sz w:val="18"/>
        </w:rPr>
        <w:t>S</w:t>
      </w:r>
      <w:r w:rsidRPr="001A3E06">
        <w:rPr>
          <w:rFonts w:ascii="Tahoma" w:hAnsi="Tahoma" w:cs="Tahoma"/>
          <w:sz w:val="18"/>
          <w:lang w:val="id-ID"/>
        </w:rPr>
        <w:t xml:space="preserve">ewa </w:t>
      </w:r>
      <w:proofErr w:type="spellStart"/>
      <w:r w:rsidR="0092268F">
        <w:rPr>
          <w:rFonts w:ascii="Tahoma" w:hAnsi="Tahoma" w:cs="Tahoma"/>
          <w:sz w:val="18"/>
        </w:rPr>
        <w:t>Menyewa</w:t>
      </w:r>
      <w:proofErr w:type="spellEnd"/>
      <w:r w:rsidR="00A57D49">
        <w:rPr>
          <w:rFonts w:ascii="Tahoma" w:hAnsi="Tahoma" w:cs="Tahoma"/>
          <w:sz w:val="18"/>
        </w:rPr>
        <w:t xml:space="preserve"> </w:t>
      </w:r>
      <w:r w:rsidRPr="001A3E06">
        <w:rPr>
          <w:rFonts w:ascii="Tahoma" w:hAnsi="Tahoma" w:cs="Tahoma"/>
          <w:sz w:val="18"/>
        </w:rPr>
        <w:t>L</w:t>
      </w:r>
      <w:r w:rsidRPr="001A3E06">
        <w:rPr>
          <w:rFonts w:ascii="Tahoma" w:hAnsi="Tahoma" w:cs="Tahoma"/>
          <w:sz w:val="18"/>
          <w:lang w:val="id-ID"/>
        </w:rPr>
        <w:t>ahan</w:t>
      </w:r>
      <w:ins w:id="1" w:author="Panji N Abdurrachman" w:date="2024-12-05T10:15:00Z">
        <w:r w:rsidR="00697C4C">
          <w:rPr>
            <w:rFonts w:ascii="Tahoma" w:hAnsi="Tahoma" w:cs="Tahoma"/>
            <w:sz w:val="18"/>
          </w:rPr>
          <w:t xml:space="preserve"> </w:t>
        </w:r>
        <w:proofErr w:type="spellStart"/>
        <w:r w:rsidR="00697C4C">
          <w:rPr>
            <w:rFonts w:ascii="Tahoma" w:hAnsi="Tahoma" w:cs="Tahoma"/>
            <w:sz w:val="18"/>
          </w:rPr>
          <w:t>berikut</w:t>
        </w:r>
        <w:proofErr w:type="spellEnd"/>
        <w:r w:rsidR="00697C4C">
          <w:rPr>
            <w:rFonts w:ascii="Tahoma" w:hAnsi="Tahoma" w:cs="Tahoma"/>
            <w:sz w:val="18"/>
          </w:rPr>
          <w:t xml:space="preserve"> </w:t>
        </w:r>
      </w:ins>
      <w:proofErr w:type="spellStart"/>
      <w:r w:rsidR="00C07AB7">
        <w:rPr>
          <w:rFonts w:ascii="Tahoma" w:hAnsi="Tahoma" w:cs="Tahoma"/>
          <w:sz w:val="18"/>
        </w:rPr>
        <w:t>seluruh</w:t>
      </w:r>
      <w:proofErr w:type="spellEnd"/>
      <w:r w:rsidR="00C07AB7">
        <w:rPr>
          <w:rFonts w:ascii="Tahoma" w:hAnsi="Tahoma" w:cs="Tahoma"/>
          <w:sz w:val="18"/>
        </w:rPr>
        <w:t xml:space="preserve"> </w:t>
      </w:r>
      <w:proofErr w:type="spellStart"/>
      <w:ins w:id="2" w:author="Panji N Abdurrachman" w:date="2024-12-05T10:15:00Z">
        <w:r w:rsidR="00697C4C">
          <w:rPr>
            <w:rFonts w:ascii="Tahoma" w:hAnsi="Tahoma" w:cs="Tahoma"/>
            <w:sz w:val="18"/>
          </w:rPr>
          <w:t>dokumen</w:t>
        </w:r>
      </w:ins>
      <w:proofErr w:type="spellEnd"/>
      <w:r w:rsidR="00C07AB7">
        <w:rPr>
          <w:rFonts w:ascii="Tahoma" w:hAnsi="Tahoma" w:cs="Tahoma"/>
          <w:sz w:val="18"/>
        </w:rPr>
        <w:t xml:space="preserve"> </w:t>
      </w:r>
      <w:proofErr w:type="spellStart"/>
      <w:ins w:id="3" w:author="Panji N Abdurrachman" w:date="2024-12-05T10:15:00Z">
        <w:r w:rsidR="00697C4C">
          <w:rPr>
            <w:rFonts w:ascii="Tahoma" w:hAnsi="Tahoma" w:cs="Tahoma"/>
            <w:sz w:val="18"/>
          </w:rPr>
          <w:t>pendukungnya</w:t>
        </w:r>
        <w:proofErr w:type="spellEnd"/>
        <w:r w:rsidR="00697C4C">
          <w:rPr>
            <w:rFonts w:ascii="Tahoma" w:hAnsi="Tahoma" w:cs="Tahoma"/>
            <w:sz w:val="18"/>
          </w:rPr>
          <w:t xml:space="preserve"> yang </w:t>
        </w:r>
        <w:proofErr w:type="spellStart"/>
        <w:r w:rsidR="00697C4C">
          <w:rPr>
            <w:rFonts w:ascii="Tahoma" w:hAnsi="Tahoma" w:cs="Tahoma"/>
            <w:sz w:val="18"/>
          </w:rPr>
          <w:t>terkait</w:t>
        </w:r>
      </w:ins>
      <w:proofErr w:type="spellEnd"/>
      <w:ins w:id="4" w:author="Panji N Abdurrachman" w:date="2024-12-05T10:16:00Z">
        <w:r w:rsidR="00697C4C">
          <w:rPr>
            <w:rFonts w:ascii="Tahoma" w:hAnsi="Tahoma" w:cs="Tahoma"/>
            <w:sz w:val="18"/>
          </w:rPr>
          <w:t xml:space="preserve"> </w:t>
        </w:r>
        <w:proofErr w:type="spellStart"/>
        <w:r w:rsidR="00697C4C">
          <w:rPr>
            <w:rFonts w:ascii="Tahoma" w:hAnsi="Tahoma" w:cs="Tahoma"/>
            <w:sz w:val="18"/>
          </w:rPr>
          <w:t>sewa</w:t>
        </w:r>
        <w:proofErr w:type="spellEnd"/>
        <w:r w:rsidR="00697C4C">
          <w:rPr>
            <w:rFonts w:ascii="Tahoma" w:hAnsi="Tahoma" w:cs="Tahoma"/>
            <w:sz w:val="18"/>
          </w:rPr>
          <w:t xml:space="preserve"> </w:t>
        </w:r>
        <w:proofErr w:type="spellStart"/>
        <w:r w:rsidR="00697C4C">
          <w:rPr>
            <w:rFonts w:ascii="Tahoma" w:hAnsi="Tahoma" w:cs="Tahoma"/>
            <w:sz w:val="18"/>
          </w:rPr>
          <w:t>menyewa</w:t>
        </w:r>
        <w:proofErr w:type="spellEnd"/>
        <w:r w:rsidR="00697C4C">
          <w:rPr>
            <w:rFonts w:ascii="Tahoma" w:hAnsi="Tahoma" w:cs="Tahoma"/>
            <w:sz w:val="18"/>
          </w:rPr>
          <w:t xml:space="preserve"> </w:t>
        </w:r>
        <w:proofErr w:type="spellStart"/>
        <w:r w:rsidR="00697C4C">
          <w:rPr>
            <w:rFonts w:ascii="Tahoma" w:hAnsi="Tahoma" w:cs="Tahoma"/>
            <w:sz w:val="18"/>
          </w:rPr>
          <w:t>lahan</w:t>
        </w:r>
        <w:proofErr w:type="spellEnd"/>
        <w:r w:rsidR="00697C4C">
          <w:rPr>
            <w:rFonts w:ascii="Tahoma" w:hAnsi="Tahoma" w:cs="Tahoma"/>
            <w:sz w:val="18"/>
          </w:rPr>
          <w:t xml:space="preserve"> </w:t>
        </w:r>
        <w:proofErr w:type="spellStart"/>
        <w:r w:rsidR="00697C4C">
          <w:rPr>
            <w:rFonts w:ascii="Tahoma" w:hAnsi="Tahoma" w:cs="Tahoma"/>
            <w:sz w:val="18"/>
          </w:rPr>
          <w:t>tersebut</w:t>
        </w:r>
      </w:ins>
      <w:proofErr w:type="spellEnd"/>
      <w:r w:rsidR="00A57D49">
        <w:rPr>
          <w:rFonts w:ascii="Tahoma" w:hAnsi="Tahoma" w:cs="Tahoma"/>
          <w:sz w:val="18"/>
        </w:rPr>
        <w:t xml:space="preserve"> </w:t>
      </w:r>
      <w:proofErr w:type="spellStart"/>
      <w:r w:rsidR="004D05D7">
        <w:rPr>
          <w:rFonts w:ascii="Tahoma" w:hAnsi="Tahoma" w:cs="Tahoma"/>
          <w:sz w:val="18"/>
        </w:rPr>
        <w:t>dengan</w:t>
      </w:r>
      <w:proofErr w:type="spellEnd"/>
      <w:r w:rsidR="00C07AB7">
        <w:rPr>
          <w:rFonts w:ascii="Tahoma" w:hAnsi="Tahoma" w:cs="Tahoma"/>
          <w:sz w:val="18"/>
        </w:rPr>
        <w:t xml:space="preserve"> </w:t>
      </w:r>
      <w:r w:rsidR="00C07AB7" w:rsidRPr="00C07AB7">
        <w:rPr>
          <w:rFonts w:ascii="Tahoma" w:hAnsi="Tahoma" w:cs="Tahoma"/>
          <w:b/>
          <w:bCs/>
          <w:sz w:val="18"/>
        </w:rPr>
        <w:t>PT</w:t>
      </w:r>
      <w:r w:rsidR="004D05D7">
        <w:rPr>
          <w:rFonts w:ascii="Tahoma" w:hAnsi="Tahoma" w:cs="Tahoma"/>
          <w:sz w:val="18"/>
        </w:rPr>
        <w:t xml:space="preserve"> </w:t>
      </w:r>
      <w:r w:rsidR="002164AE">
        <w:rPr>
          <w:rFonts w:ascii="Tahoma" w:hAnsi="Tahoma" w:cs="Tahoma"/>
          <w:b/>
          <w:bCs/>
          <w:sz w:val="18"/>
          <w:lang w:val="es-ES"/>
        </w:rPr>
        <w:t>{</w:t>
      </w:r>
      <w:proofErr w:type="spellStart"/>
      <w:r w:rsidR="002164AE">
        <w:rPr>
          <w:rFonts w:ascii="Tahoma" w:hAnsi="Tahoma" w:cs="Tahoma"/>
          <w:b/>
          <w:bCs/>
          <w:sz w:val="18"/>
          <w:lang w:val="es-ES"/>
        </w:rPr>
        <w:t>namaPeruasahaan</w:t>
      </w:r>
      <w:proofErr w:type="spellEnd"/>
      <w:r w:rsidR="002164AE">
        <w:rPr>
          <w:rFonts w:ascii="Tahoma" w:hAnsi="Tahoma" w:cs="Tahoma"/>
          <w:b/>
          <w:bCs/>
          <w:sz w:val="18"/>
          <w:lang w:val="es-ES"/>
        </w:rPr>
        <w:t>}</w:t>
      </w:r>
      <w:r w:rsidR="00922B53" w:rsidRPr="00922B53">
        <w:rPr>
          <w:rFonts w:ascii="Tahoma" w:hAnsi="Tahoma" w:cs="Tahoma"/>
          <w:b/>
          <w:bCs/>
          <w:sz w:val="18"/>
          <w:lang w:val="es-ES"/>
        </w:rPr>
        <w:t xml:space="preserve">-Tower </w:t>
      </w:r>
      <w:proofErr w:type="spellStart"/>
      <w:r w:rsidR="00922B53" w:rsidRPr="00922B53">
        <w:rPr>
          <w:rFonts w:ascii="Tahoma" w:hAnsi="Tahoma" w:cs="Tahoma"/>
          <w:b/>
          <w:bCs/>
          <w:sz w:val="18"/>
          <w:lang w:val="es-ES"/>
        </w:rPr>
        <w:t>Bersama</w:t>
      </w:r>
      <w:proofErr w:type="spellEnd"/>
      <w:r w:rsidR="00922B53" w:rsidRPr="00922B53">
        <w:rPr>
          <w:rFonts w:ascii="Tahoma" w:hAnsi="Tahoma" w:cs="Tahoma"/>
          <w:b/>
          <w:bCs/>
          <w:sz w:val="18"/>
          <w:lang w:val="es-ES"/>
        </w:rPr>
        <w:t xml:space="preserve"> </w:t>
      </w:r>
      <w:proofErr w:type="spellStart"/>
      <w:r w:rsidR="00922B53" w:rsidRPr="00922B53">
        <w:rPr>
          <w:rFonts w:ascii="Tahoma" w:hAnsi="Tahoma" w:cs="Tahoma"/>
          <w:b/>
          <w:bCs/>
          <w:sz w:val="18"/>
          <w:lang w:val="es-ES"/>
        </w:rPr>
        <w:t>Group</w:t>
      </w:r>
      <w:proofErr w:type="spellEnd"/>
      <w:r w:rsidR="004D05D7">
        <w:rPr>
          <w:rFonts w:ascii="Tahoma" w:hAnsi="Tahoma" w:cs="Tahoma"/>
          <w:sz w:val="18"/>
        </w:rPr>
        <w:t xml:space="preserve"> </w:t>
      </w:r>
      <w:proofErr w:type="spellStart"/>
      <w:r w:rsidRPr="001A3E06">
        <w:rPr>
          <w:rFonts w:ascii="Tahoma" w:hAnsi="Tahoma" w:cs="Tahoma"/>
          <w:sz w:val="18"/>
        </w:rPr>
        <w:t>dihadapan</w:t>
      </w:r>
      <w:proofErr w:type="spellEnd"/>
      <w:r w:rsidR="00A57D49">
        <w:rPr>
          <w:rFonts w:ascii="Tahoma" w:hAnsi="Tahoma" w:cs="Tahoma"/>
          <w:sz w:val="18"/>
        </w:rPr>
        <w:t xml:space="preserve"> </w:t>
      </w:r>
      <w:proofErr w:type="spellStart"/>
      <w:r w:rsidRPr="001A3E06">
        <w:rPr>
          <w:rFonts w:ascii="Tahoma" w:hAnsi="Tahoma" w:cs="Tahoma"/>
          <w:sz w:val="18"/>
        </w:rPr>
        <w:t>Notaris</w:t>
      </w:r>
      <w:proofErr w:type="spellEnd"/>
      <w:r w:rsidR="00A57D49">
        <w:rPr>
          <w:rFonts w:ascii="Tahoma" w:hAnsi="Tahoma" w:cs="Tahoma"/>
          <w:sz w:val="18"/>
        </w:rPr>
        <w:t xml:space="preserve"> </w:t>
      </w:r>
      <w:r w:rsidRPr="001A3E06">
        <w:rPr>
          <w:rFonts w:ascii="Tahoma" w:hAnsi="Tahoma" w:cs="Tahoma"/>
          <w:sz w:val="18"/>
        </w:rPr>
        <w:t>dan/</w:t>
      </w:r>
      <w:proofErr w:type="spellStart"/>
      <w:r w:rsidRPr="001A3E06">
        <w:rPr>
          <w:rFonts w:ascii="Tahoma" w:hAnsi="Tahoma" w:cs="Tahoma"/>
          <w:sz w:val="18"/>
        </w:rPr>
        <w:t>atau</w:t>
      </w:r>
      <w:proofErr w:type="spellEnd"/>
      <w:r w:rsidR="00A57D49">
        <w:rPr>
          <w:rFonts w:ascii="Tahoma" w:hAnsi="Tahoma" w:cs="Tahoma"/>
          <w:sz w:val="18"/>
        </w:rPr>
        <w:t xml:space="preserve"> </w:t>
      </w:r>
      <w:proofErr w:type="spellStart"/>
      <w:r w:rsidRPr="001A3E06">
        <w:rPr>
          <w:rFonts w:ascii="Tahoma" w:hAnsi="Tahoma" w:cs="Tahoma"/>
          <w:sz w:val="18"/>
        </w:rPr>
        <w:t>pejabat</w:t>
      </w:r>
      <w:proofErr w:type="spellEnd"/>
      <w:r w:rsidRPr="001A3E06">
        <w:rPr>
          <w:rFonts w:ascii="Tahoma" w:hAnsi="Tahoma" w:cs="Tahoma"/>
          <w:sz w:val="18"/>
        </w:rPr>
        <w:t xml:space="preserve"> yang </w:t>
      </w:r>
      <w:proofErr w:type="spellStart"/>
      <w:r w:rsidRPr="001A3E06">
        <w:rPr>
          <w:rFonts w:ascii="Tahoma" w:hAnsi="Tahoma" w:cs="Tahoma"/>
          <w:sz w:val="18"/>
        </w:rPr>
        <w:t>berwenang</w:t>
      </w:r>
      <w:proofErr w:type="spellEnd"/>
      <w:r w:rsidRPr="001A3E06">
        <w:rPr>
          <w:rFonts w:ascii="Tahoma" w:hAnsi="Tahoma" w:cs="Tahoma"/>
          <w:sz w:val="18"/>
        </w:rPr>
        <w:t>.</w:t>
      </w:r>
    </w:p>
    <w:p w14:paraId="47774700" w14:textId="77777777" w:rsidR="00EC7C8B" w:rsidRPr="001A3E06" w:rsidRDefault="00EC7C8B" w:rsidP="00EC7C8B">
      <w:pPr>
        <w:tabs>
          <w:tab w:val="left" w:pos="720"/>
          <w:tab w:val="left" w:pos="1800"/>
          <w:tab w:val="left" w:pos="3240"/>
        </w:tabs>
        <w:spacing w:line="200" w:lineRule="atLeast"/>
        <w:jc w:val="both"/>
        <w:rPr>
          <w:rFonts w:ascii="Tahoma" w:hAnsi="Tahoma" w:cs="Tahoma"/>
          <w:sz w:val="18"/>
          <w:szCs w:val="19"/>
          <w:lang w:val="id-ID"/>
        </w:rPr>
      </w:pPr>
    </w:p>
    <w:p w14:paraId="47774701" w14:textId="4D441CD9" w:rsidR="00EC7C8B" w:rsidRDefault="00EC7C8B" w:rsidP="00EC7C8B">
      <w:pPr>
        <w:tabs>
          <w:tab w:val="left" w:pos="720"/>
          <w:tab w:val="left" w:pos="1800"/>
          <w:tab w:val="left" w:pos="3240"/>
        </w:tabs>
        <w:spacing w:line="200" w:lineRule="atLeast"/>
        <w:jc w:val="both"/>
        <w:rPr>
          <w:rFonts w:ascii="Tahoma" w:hAnsi="Tahoma" w:cs="Tahoma"/>
          <w:sz w:val="18"/>
          <w:szCs w:val="19"/>
        </w:rPr>
      </w:pPr>
      <w:r w:rsidRPr="001A3E06">
        <w:rPr>
          <w:rFonts w:ascii="Tahoma" w:hAnsi="Tahoma" w:cs="Tahoma"/>
          <w:sz w:val="18"/>
          <w:szCs w:val="19"/>
          <w:lang w:val="id-ID"/>
        </w:rPr>
        <w:t xml:space="preserve">Oleh karenanya, Penerima Kuasa berhak melakukan setiap perbuatan hukum yang diperlukan sehubungan dengan </w:t>
      </w:r>
      <w:proofErr w:type="spellStart"/>
      <w:r w:rsidRPr="001A3E06">
        <w:rPr>
          <w:rFonts w:ascii="Tahoma" w:hAnsi="Tahoma" w:cs="Tahoma"/>
          <w:sz w:val="18"/>
          <w:szCs w:val="19"/>
        </w:rPr>
        <w:t>tindakan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hukum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menyewakan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r w:rsidRPr="001A3E06">
        <w:rPr>
          <w:rFonts w:ascii="Tahoma" w:hAnsi="Tahoma" w:cs="Tahoma"/>
          <w:sz w:val="18"/>
          <w:szCs w:val="19"/>
        </w:rPr>
        <w:t>Lahan</w:t>
      </w:r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tersebut</w:t>
      </w:r>
      <w:proofErr w:type="spellEnd"/>
      <w:r w:rsidRPr="001A3E06">
        <w:rPr>
          <w:rFonts w:ascii="Tahoma" w:hAnsi="Tahoma" w:cs="Tahoma"/>
          <w:sz w:val="18"/>
          <w:szCs w:val="19"/>
          <w:lang w:val="id-ID"/>
        </w:rPr>
        <w:t xml:space="preserve">, termasuk namun tidak terbatas </w:t>
      </w:r>
      <w:r w:rsidRPr="001A3E06">
        <w:rPr>
          <w:rFonts w:ascii="Tahoma" w:hAnsi="Tahoma" w:cs="Tahoma"/>
          <w:sz w:val="18"/>
          <w:szCs w:val="19"/>
        </w:rPr>
        <w:t>pada</w:t>
      </w:r>
      <w:r w:rsidRPr="001A3E06">
        <w:rPr>
          <w:rFonts w:ascii="Tahoma" w:hAnsi="Tahoma" w:cs="Tahoma"/>
          <w:sz w:val="18"/>
          <w:szCs w:val="19"/>
          <w:lang w:val="id-ID"/>
        </w:rPr>
        <w:t xml:space="preserve"> menghadap </w:t>
      </w:r>
      <w:proofErr w:type="spellStart"/>
      <w:r w:rsidRPr="001A3E06">
        <w:rPr>
          <w:rFonts w:ascii="Tahoma" w:hAnsi="Tahoma" w:cs="Tahoma"/>
          <w:sz w:val="18"/>
          <w:szCs w:val="19"/>
        </w:rPr>
        <w:t>dimanapun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r w:rsidRPr="001A3E06">
        <w:rPr>
          <w:rFonts w:ascii="Tahoma" w:hAnsi="Tahoma" w:cs="Tahoma"/>
          <w:sz w:val="18"/>
          <w:szCs w:val="19"/>
        </w:rPr>
        <w:t>dan</w:t>
      </w:r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dihadapan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siapapun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r w:rsidRPr="001A3E06">
        <w:rPr>
          <w:rFonts w:ascii="Tahoma" w:hAnsi="Tahoma" w:cs="Tahoma"/>
          <w:sz w:val="18"/>
          <w:szCs w:val="19"/>
        </w:rPr>
        <w:t>juga</w:t>
      </w:r>
      <w:r w:rsidR="00A57D49">
        <w:rPr>
          <w:rFonts w:ascii="Tahoma" w:hAnsi="Tahoma" w:cs="Tahoma"/>
          <w:sz w:val="18"/>
          <w:szCs w:val="19"/>
        </w:rPr>
        <w:t xml:space="preserve"> </w:t>
      </w:r>
      <w:r w:rsidRPr="001A3E06">
        <w:rPr>
          <w:rFonts w:ascii="Tahoma" w:hAnsi="Tahoma" w:cs="Tahoma"/>
          <w:sz w:val="18"/>
          <w:szCs w:val="19"/>
        </w:rPr>
        <w:t>dan/</w:t>
      </w:r>
      <w:proofErr w:type="spellStart"/>
      <w:r w:rsidRPr="001A3E06">
        <w:rPr>
          <w:rFonts w:ascii="Tahoma" w:hAnsi="Tahoma" w:cs="Tahoma"/>
          <w:sz w:val="18"/>
          <w:szCs w:val="19"/>
        </w:rPr>
        <w:t>atau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dihadapan</w:t>
      </w:r>
      <w:proofErr w:type="spellEnd"/>
      <w:r w:rsidRPr="001A3E06">
        <w:rPr>
          <w:rFonts w:ascii="Tahoma" w:hAnsi="Tahoma" w:cs="Tahoma"/>
          <w:sz w:val="18"/>
          <w:szCs w:val="19"/>
        </w:rPr>
        <w:t xml:space="preserve"> N</w:t>
      </w:r>
      <w:r w:rsidRPr="001A3E06">
        <w:rPr>
          <w:rFonts w:ascii="Tahoma" w:hAnsi="Tahoma" w:cs="Tahoma"/>
          <w:sz w:val="18"/>
          <w:szCs w:val="19"/>
          <w:lang w:val="id-ID"/>
        </w:rPr>
        <w:t>otaris</w:t>
      </w:r>
      <w:r w:rsidR="00A57D49">
        <w:rPr>
          <w:rFonts w:ascii="Tahoma" w:hAnsi="Tahoma" w:cs="Tahoma"/>
          <w:sz w:val="18"/>
          <w:szCs w:val="19"/>
        </w:rPr>
        <w:t xml:space="preserve"> </w:t>
      </w:r>
      <w:r w:rsidRPr="001A3E06">
        <w:rPr>
          <w:rFonts w:ascii="Tahoma" w:hAnsi="Tahoma" w:cs="Tahoma"/>
          <w:sz w:val="18"/>
          <w:szCs w:val="19"/>
        </w:rPr>
        <w:t>dan/</w:t>
      </w:r>
      <w:proofErr w:type="spellStart"/>
      <w:r w:rsidRPr="001A3E06">
        <w:rPr>
          <w:rFonts w:ascii="Tahoma" w:hAnsi="Tahoma" w:cs="Tahoma"/>
          <w:sz w:val="18"/>
          <w:szCs w:val="19"/>
        </w:rPr>
        <w:t>atau</w:t>
      </w:r>
      <w:proofErr w:type="spellEnd"/>
      <w:r w:rsidRPr="001A3E06">
        <w:rPr>
          <w:rFonts w:ascii="Tahoma" w:hAnsi="Tahoma" w:cs="Tahoma"/>
          <w:sz w:val="18"/>
          <w:szCs w:val="19"/>
          <w:lang w:val="id-ID"/>
        </w:rPr>
        <w:t xml:space="preserve"> pej</w:t>
      </w:r>
      <w:proofErr w:type="spellStart"/>
      <w:r w:rsidRPr="001A3E06">
        <w:rPr>
          <w:rFonts w:ascii="Tahoma" w:hAnsi="Tahoma" w:cs="Tahoma"/>
          <w:sz w:val="18"/>
          <w:szCs w:val="19"/>
        </w:rPr>
        <w:t>abat-pejabat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r w:rsidRPr="001A3E06">
        <w:rPr>
          <w:rFonts w:ascii="Tahoma" w:hAnsi="Tahoma" w:cs="Tahoma"/>
          <w:sz w:val="18"/>
          <w:szCs w:val="19"/>
        </w:rPr>
        <w:t>pada</w:t>
      </w:r>
      <w:r w:rsidRPr="001A3E06">
        <w:rPr>
          <w:rFonts w:ascii="Tahoma" w:hAnsi="Tahoma" w:cs="Tahoma"/>
          <w:sz w:val="18"/>
          <w:szCs w:val="19"/>
          <w:lang w:val="id-ID"/>
        </w:rPr>
        <w:t xml:space="preserve"> instansi</w:t>
      </w:r>
      <w:r w:rsidRPr="001A3E06">
        <w:rPr>
          <w:rFonts w:ascii="Tahoma" w:hAnsi="Tahoma" w:cs="Tahoma"/>
          <w:sz w:val="18"/>
          <w:szCs w:val="19"/>
        </w:rPr>
        <w:t>-</w:t>
      </w:r>
      <w:proofErr w:type="spellStart"/>
      <w:r w:rsidRPr="001A3E06">
        <w:rPr>
          <w:rFonts w:ascii="Tahoma" w:hAnsi="Tahoma" w:cs="Tahoma"/>
          <w:sz w:val="18"/>
          <w:szCs w:val="19"/>
        </w:rPr>
        <w:t>instansi</w:t>
      </w:r>
      <w:proofErr w:type="spellEnd"/>
      <w:r w:rsidRPr="001A3E06">
        <w:rPr>
          <w:rFonts w:ascii="Tahoma" w:hAnsi="Tahoma" w:cs="Tahoma"/>
          <w:sz w:val="18"/>
          <w:szCs w:val="19"/>
          <w:lang w:val="id-ID"/>
        </w:rPr>
        <w:t xml:space="preserve"> yang berwenang, menerima, memberikan, membuat, suruh membuat, menandatangani</w:t>
      </w:r>
      <w:r w:rsidRPr="001A3E06">
        <w:rPr>
          <w:rFonts w:ascii="Tahoma" w:hAnsi="Tahoma" w:cs="Tahoma"/>
          <w:sz w:val="18"/>
          <w:szCs w:val="19"/>
        </w:rPr>
        <w:t xml:space="preserve">, </w:t>
      </w:r>
      <w:proofErr w:type="spellStart"/>
      <w:r w:rsidRPr="001A3E06">
        <w:rPr>
          <w:rFonts w:ascii="Tahoma" w:hAnsi="Tahoma" w:cs="Tahoma"/>
          <w:sz w:val="18"/>
          <w:szCs w:val="19"/>
        </w:rPr>
        <w:t>mengambil</w:t>
      </w:r>
      <w:proofErr w:type="spellEnd"/>
      <w:r w:rsidRPr="001A3E06">
        <w:rPr>
          <w:rFonts w:ascii="Tahoma" w:hAnsi="Tahoma" w:cs="Tahoma"/>
          <w:sz w:val="18"/>
          <w:szCs w:val="19"/>
        </w:rPr>
        <w:t xml:space="preserve">, </w:t>
      </w:r>
      <w:proofErr w:type="spellStart"/>
      <w:r w:rsidRPr="001A3E06">
        <w:rPr>
          <w:rFonts w:ascii="Tahoma" w:hAnsi="Tahoma" w:cs="Tahoma"/>
          <w:sz w:val="18"/>
          <w:szCs w:val="19"/>
        </w:rPr>
        <w:t>suruh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mengambil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r w:rsidRPr="001A3E06">
        <w:rPr>
          <w:rFonts w:ascii="Tahoma" w:hAnsi="Tahoma" w:cs="Tahoma"/>
          <w:sz w:val="18"/>
          <w:szCs w:val="19"/>
          <w:lang w:val="id-ID"/>
        </w:rPr>
        <w:t>dokumen-dokumen</w:t>
      </w:r>
      <w:r w:rsidRPr="001A3E06">
        <w:rPr>
          <w:rFonts w:ascii="Tahoma" w:hAnsi="Tahoma" w:cs="Tahoma"/>
          <w:sz w:val="18"/>
          <w:szCs w:val="19"/>
        </w:rPr>
        <w:t xml:space="preserve">, </w:t>
      </w:r>
      <w:proofErr w:type="spellStart"/>
      <w:r w:rsidRPr="001A3E06">
        <w:rPr>
          <w:rFonts w:ascii="Tahoma" w:hAnsi="Tahoma" w:cs="Tahoma"/>
          <w:sz w:val="18"/>
          <w:szCs w:val="19"/>
        </w:rPr>
        <w:t>surat-surat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r w:rsidRPr="001A3E06">
        <w:rPr>
          <w:rFonts w:ascii="Tahoma" w:hAnsi="Tahoma" w:cs="Tahoma"/>
          <w:sz w:val="18"/>
          <w:szCs w:val="19"/>
        </w:rPr>
        <w:t>dan/</w:t>
      </w:r>
      <w:proofErr w:type="spellStart"/>
      <w:r w:rsidRPr="001A3E06">
        <w:rPr>
          <w:rFonts w:ascii="Tahoma" w:hAnsi="Tahoma" w:cs="Tahoma"/>
          <w:sz w:val="18"/>
          <w:szCs w:val="19"/>
        </w:rPr>
        <w:t>atau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akta-akta</w:t>
      </w:r>
      <w:proofErr w:type="spellEnd"/>
      <w:r w:rsidRPr="001A3E06">
        <w:rPr>
          <w:rFonts w:ascii="Tahoma" w:hAnsi="Tahoma" w:cs="Tahoma"/>
          <w:sz w:val="18"/>
          <w:szCs w:val="19"/>
          <w:lang w:val="id-ID"/>
        </w:rPr>
        <w:t xml:space="preserve"> yang berhubungan dengan tujuan pemberian Kuasa tersebut diatas, dengan </w:t>
      </w:r>
      <w:proofErr w:type="spellStart"/>
      <w:r w:rsidRPr="001A3E06">
        <w:rPr>
          <w:rFonts w:ascii="Tahoma" w:hAnsi="Tahoma" w:cs="Tahoma"/>
          <w:sz w:val="18"/>
          <w:szCs w:val="19"/>
        </w:rPr>
        <w:t>tetap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memperhatikan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kepentingan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Pemberi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r w:rsidRPr="001A3E06">
        <w:rPr>
          <w:rFonts w:ascii="Tahoma" w:hAnsi="Tahoma" w:cs="Tahoma"/>
          <w:sz w:val="18"/>
          <w:szCs w:val="19"/>
        </w:rPr>
        <w:t>Kuasa</w:t>
      </w:r>
      <w:r w:rsidR="00A57D49">
        <w:rPr>
          <w:rFonts w:ascii="Tahoma" w:hAnsi="Tahoma" w:cs="Tahoma"/>
          <w:sz w:val="18"/>
          <w:szCs w:val="19"/>
        </w:rPr>
        <w:t xml:space="preserve"> </w:t>
      </w:r>
      <w:r w:rsidRPr="001A3E06">
        <w:rPr>
          <w:rFonts w:ascii="Tahoma" w:hAnsi="Tahoma" w:cs="Tahoma"/>
          <w:sz w:val="18"/>
          <w:szCs w:val="19"/>
        </w:rPr>
        <w:t>dan</w:t>
      </w:r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ketentuan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proofErr w:type="spellStart"/>
      <w:r w:rsidR="00C07AB7" w:rsidRPr="001A3E06">
        <w:rPr>
          <w:rFonts w:ascii="Tahoma" w:hAnsi="Tahoma" w:cs="Tahoma"/>
          <w:sz w:val="18"/>
          <w:szCs w:val="19"/>
        </w:rPr>
        <w:t>Perundang-Undangan</w:t>
      </w:r>
      <w:proofErr w:type="spellEnd"/>
      <w:r w:rsidR="00C07AB7">
        <w:rPr>
          <w:rFonts w:ascii="Tahoma" w:hAnsi="Tahoma" w:cs="Tahoma"/>
          <w:sz w:val="18"/>
          <w:szCs w:val="19"/>
        </w:rPr>
        <w:t xml:space="preserve"> </w:t>
      </w:r>
      <w:proofErr w:type="spellStart"/>
      <w:r w:rsidRPr="001A3E06">
        <w:rPr>
          <w:rFonts w:ascii="Tahoma" w:hAnsi="Tahoma" w:cs="Tahoma"/>
          <w:sz w:val="18"/>
          <w:szCs w:val="19"/>
        </w:rPr>
        <w:t>serta</w:t>
      </w:r>
      <w:proofErr w:type="spellEnd"/>
      <w:r w:rsidR="00A57D49">
        <w:rPr>
          <w:rFonts w:ascii="Tahoma" w:hAnsi="Tahoma" w:cs="Tahoma"/>
          <w:sz w:val="18"/>
          <w:szCs w:val="19"/>
        </w:rPr>
        <w:t xml:space="preserve"> </w:t>
      </w:r>
      <w:r w:rsidRPr="001A3E06">
        <w:rPr>
          <w:rFonts w:ascii="Tahoma" w:hAnsi="Tahoma" w:cs="Tahoma"/>
          <w:sz w:val="18"/>
          <w:szCs w:val="19"/>
          <w:lang w:val="id-ID"/>
        </w:rPr>
        <w:t xml:space="preserve">konfirmasi terlebih dahulu kepada Pemberi Kuasa.  </w:t>
      </w:r>
    </w:p>
    <w:p w14:paraId="47774702" w14:textId="77777777" w:rsidR="0053526B" w:rsidRPr="0053526B" w:rsidRDefault="0053526B" w:rsidP="00EC7C8B">
      <w:pPr>
        <w:tabs>
          <w:tab w:val="left" w:pos="720"/>
          <w:tab w:val="left" w:pos="1800"/>
          <w:tab w:val="left" w:pos="3240"/>
        </w:tabs>
        <w:spacing w:line="200" w:lineRule="atLeast"/>
        <w:jc w:val="both"/>
        <w:rPr>
          <w:rFonts w:ascii="Tahoma" w:hAnsi="Tahoma" w:cs="Tahoma"/>
          <w:b/>
          <w:sz w:val="18"/>
          <w:szCs w:val="19"/>
          <w:lang w:eastAsia="id-ID"/>
        </w:rPr>
      </w:pPr>
    </w:p>
    <w:p w14:paraId="47774704" w14:textId="7580FECC" w:rsidR="00A535A7" w:rsidRPr="001A3E06" w:rsidRDefault="00A535A7" w:rsidP="00A535A7">
      <w:pPr>
        <w:jc w:val="both"/>
        <w:rPr>
          <w:rFonts w:ascii="Tahoma" w:hAnsi="Tahoma" w:cs="Tahoma"/>
          <w:sz w:val="18"/>
          <w:lang w:val="es-ES"/>
        </w:rPr>
      </w:pPr>
      <w:proofErr w:type="spellStart"/>
      <w:r w:rsidRPr="001A3E06">
        <w:rPr>
          <w:rFonts w:ascii="Tahoma" w:hAnsi="Tahoma" w:cs="Tahoma"/>
          <w:sz w:val="18"/>
          <w:lang w:val="es-ES"/>
        </w:rPr>
        <w:t>Demikian</w:t>
      </w:r>
      <w:proofErr w:type="spellEnd"/>
      <w:r w:rsidR="00A57D49">
        <w:rPr>
          <w:rFonts w:ascii="Tahoma" w:hAnsi="Tahoma" w:cs="Tahoma"/>
          <w:sz w:val="18"/>
          <w:lang w:val="es-ES"/>
        </w:rPr>
        <w:t xml:space="preserve"> </w:t>
      </w:r>
      <w:r w:rsidR="00C07AB7" w:rsidRPr="001A3E06">
        <w:rPr>
          <w:rFonts w:ascii="Tahoma" w:hAnsi="Tahoma" w:cs="Tahoma"/>
          <w:sz w:val="18"/>
          <w:lang w:val="es-ES"/>
        </w:rPr>
        <w:t>Surat</w:t>
      </w:r>
      <w:r w:rsidR="00C07AB7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="00C07AB7" w:rsidRPr="001A3E06">
        <w:rPr>
          <w:rFonts w:ascii="Tahoma" w:hAnsi="Tahoma" w:cs="Tahoma"/>
          <w:sz w:val="18"/>
          <w:lang w:val="es-ES"/>
        </w:rPr>
        <w:t>Persetujuan</w:t>
      </w:r>
      <w:proofErr w:type="spellEnd"/>
      <w:r w:rsidR="00C07AB7" w:rsidRPr="001A3E06">
        <w:rPr>
          <w:rFonts w:ascii="Tahoma" w:hAnsi="Tahoma" w:cs="Tahoma"/>
          <w:sz w:val="18"/>
          <w:lang w:val="es-ES"/>
        </w:rPr>
        <w:t xml:space="preserve"> </w:t>
      </w:r>
      <w:r w:rsidR="000C30C4" w:rsidRPr="001A3E06">
        <w:rPr>
          <w:rFonts w:ascii="Tahoma" w:hAnsi="Tahoma" w:cs="Tahoma"/>
          <w:sz w:val="18"/>
          <w:lang w:val="es-ES"/>
        </w:rPr>
        <w:t xml:space="preserve">dan </w:t>
      </w:r>
      <w:proofErr w:type="spellStart"/>
      <w:r w:rsidR="00C07AB7" w:rsidRPr="001A3E06">
        <w:rPr>
          <w:rFonts w:ascii="Tahoma" w:hAnsi="Tahoma" w:cs="Tahoma"/>
          <w:sz w:val="18"/>
          <w:lang w:val="es-ES"/>
        </w:rPr>
        <w:t>Kuasa</w:t>
      </w:r>
      <w:proofErr w:type="spellEnd"/>
      <w:r w:rsidR="00C07AB7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ini</w:t>
      </w:r>
      <w:proofErr w:type="spellEnd"/>
      <w:r w:rsidR="00A57D49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dibuat</w:t>
      </w:r>
      <w:proofErr w:type="spellEnd"/>
      <w:r w:rsidR="00A57D49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untuk</w:t>
      </w:r>
      <w:proofErr w:type="spellEnd"/>
      <w:r w:rsidR="00A57D49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dipergunakan</w:t>
      </w:r>
      <w:proofErr w:type="spellEnd"/>
      <w:r w:rsidR="00A57D49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sebagaimana</w:t>
      </w:r>
      <w:proofErr w:type="spellEnd"/>
      <w:r w:rsidR="00A57D49">
        <w:rPr>
          <w:rFonts w:ascii="Tahoma" w:hAnsi="Tahoma" w:cs="Tahoma"/>
          <w:sz w:val="18"/>
          <w:lang w:val="es-ES"/>
        </w:rPr>
        <w:t xml:space="preserve"> </w:t>
      </w:r>
      <w:proofErr w:type="spellStart"/>
      <w:r w:rsidRPr="001A3E06">
        <w:rPr>
          <w:rFonts w:ascii="Tahoma" w:hAnsi="Tahoma" w:cs="Tahoma"/>
          <w:sz w:val="18"/>
          <w:lang w:val="es-ES"/>
        </w:rPr>
        <w:t>mestinya</w:t>
      </w:r>
      <w:proofErr w:type="spellEnd"/>
      <w:r w:rsidRPr="001A3E06">
        <w:rPr>
          <w:rFonts w:ascii="Tahoma" w:hAnsi="Tahoma" w:cs="Tahoma"/>
          <w:sz w:val="18"/>
          <w:lang w:val="es-ES"/>
        </w:rPr>
        <w:t>.</w:t>
      </w:r>
    </w:p>
    <w:p w14:paraId="47774705" w14:textId="77777777" w:rsidR="00A535A7" w:rsidRPr="001A3E06" w:rsidRDefault="00A535A7" w:rsidP="00A535A7">
      <w:pPr>
        <w:rPr>
          <w:rFonts w:ascii="Tahoma" w:hAnsi="Tahoma" w:cs="Tahoma"/>
          <w:sz w:val="18"/>
          <w:lang w:val="es-ES"/>
        </w:rPr>
      </w:pPr>
    </w:p>
    <w:p w14:paraId="47774706" w14:textId="2D0E1032" w:rsidR="00005415" w:rsidRPr="002164AE" w:rsidRDefault="00005415" w:rsidP="00A535A7">
      <w:pPr>
        <w:rPr>
          <w:rFonts w:ascii="Tahoma" w:hAnsi="Tahoma" w:cs="Tahoma"/>
          <w:sz w:val="18"/>
          <w:lang w:val="es-ES"/>
        </w:rPr>
      </w:pPr>
      <w:proofErr w:type="spellStart"/>
      <w:r>
        <w:rPr>
          <w:rFonts w:ascii="Tahoma" w:hAnsi="Tahoma" w:cs="Tahoma"/>
          <w:sz w:val="18"/>
          <w:lang w:val="es-ES"/>
        </w:rPr>
        <w:t>Lokasi</w:t>
      </w:r>
      <w:proofErr w:type="spellEnd"/>
      <w:r>
        <w:rPr>
          <w:rFonts w:ascii="Tahoma" w:hAnsi="Tahoma" w:cs="Tahoma"/>
          <w:sz w:val="18"/>
          <w:lang w:val="es-ES"/>
        </w:rPr>
        <w:tab/>
        <w:t>:</w:t>
      </w:r>
      <w:r w:rsidR="002164AE">
        <w:rPr>
          <w:rFonts w:ascii="Tahoma" w:hAnsi="Tahoma" w:cs="Tahoma"/>
          <w:sz w:val="18"/>
        </w:rPr>
        <w:t xml:space="preserve"> {</w:t>
      </w:r>
      <w:proofErr w:type="spellStart"/>
      <w:r w:rsidR="002164AE">
        <w:rPr>
          <w:rFonts w:ascii="Tahoma" w:hAnsi="Tahoma" w:cs="Tahoma"/>
          <w:sz w:val="18"/>
        </w:rPr>
        <w:t>lokasi</w:t>
      </w:r>
      <w:proofErr w:type="spellEnd"/>
      <w:r w:rsidR="002164AE">
        <w:rPr>
          <w:rFonts w:ascii="Tahoma" w:hAnsi="Tahoma" w:cs="Tahoma"/>
          <w:sz w:val="18"/>
        </w:rPr>
        <w:t>}</w:t>
      </w:r>
    </w:p>
    <w:p w14:paraId="47774707" w14:textId="38E6B9A9" w:rsidR="00005415" w:rsidRPr="002164AE" w:rsidRDefault="00005415" w:rsidP="00A535A7">
      <w:pPr>
        <w:rPr>
          <w:rFonts w:ascii="Tahoma" w:hAnsi="Tahoma" w:cs="Tahoma"/>
          <w:sz w:val="18"/>
          <w:lang w:val="es-ES"/>
        </w:rPr>
      </w:pPr>
      <w:proofErr w:type="spellStart"/>
      <w:r>
        <w:rPr>
          <w:rFonts w:ascii="Tahoma" w:hAnsi="Tahoma" w:cs="Tahoma"/>
          <w:sz w:val="18"/>
          <w:lang w:val="es-ES"/>
        </w:rPr>
        <w:t>Tanggal</w:t>
      </w:r>
      <w:proofErr w:type="spellEnd"/>
      <w:r>
        <w:rPr>
          <w:rFonts w:ascii="Tahoma" w:hAnsi="Tahoma" w:cs="Tahoma"/>
          <w:sz w:val="18"/>
          <w:lang w:val="es-ES"/>
        </w:rPr>
        <w:tab/>
      </w:r>
      <w:r w:rsidR="002164AE">
        <w:rPr>
          <w:rFonts w:ascii="Tahoma" w:hAnsi="Tahoma" w:cs="Tahoma"/>
          <w:sz w:val="18"/>
          <w:lang w:val="es-ES"/>
        </w:rPr>
        <w:t>: {</w:t>
      </w:r>
      <w:proofErr w:type="spellStart"/>
      <w:r w:rsidR="002164AE">
        <w:rPr>
          <w:rFonts w:ascii="Tahoma" w:hAnsi="Tahoma" w:cs="Tahoma"/>
          <w:sz w:val="18"/>
          <w:lang w:val="es-ES"/>
        </w:rPr>
        <w:t>ttl</w:t>
      </w:r>
      <w:proofErr w:type="spellEnd"/>
      <w:r w:rsidR="002164AE">
        <w:rPr>
          <w:rFonts w:ascii="Tahoma" w:hAnsi="Tahoma" w:cs="Tahoma"/>
          <w:sz w:val="18"/>
          <w:lang w:val="es-ES"/>
        </w:rPr>
        <w:t>}</w:t>
      </w:r>
    </w:p>
    <w:p w14:paraId="47774708" w14:textId="77777777" w:rsidR="00A535A7" w:rsidRPr="001A3E06" w:rsidRDefault="00A57D49" w:rsidP="00A535A7">
      <w:pPr>
        <w:rPr>
          <w:rFonts w:ascii="Tahoma" w:hAnsi="Tahoma" w:cs="Tahoma"/>
          <w:sz w:val="18"/>
          <w:lang w:val="es-ES"/>
        </w:rPr>
      </w:pPr>
      <w:r w:rsidRPr="001A3E06">
        <w:rPr>
          <w:rFonts w:ascii="Tahoma" w:hAnsi="Tahoma" w:cs="Tahoma"/>
          <w:sz w:val="18"/>
          <w:lang w:val="es-ES"/>
        </w:rPr>
        <w:t xml:space="preserve"> </w:t>
      </w:r>
    </w:p>
    <w:p w14:paraId="34E47C62" w14:textId="033259AE" w:rsidR="004C6A22" w:rsidRPr="0053526B" w:rsidRDefault="004D05D7" w:rsidP="0053526B">
      <w:pPr>
        <w:rPr>
          <w:rFonts w:ascii="Tahoma" w:hAnsi="Tahoma" w:cs="Tahoma"/>
          <w:sz w:val="18"/>
        </w:rPr>
      </w:pPr>
      <w:proofErr w:type="spellStart"/>
      <w:r>
        <w:rPr>
          <w:rFonts w:ascii="Tahoma" w:hAnsi="Tahoma" w:cs="Tahoma"/>
          <w:sz w:val="18"/>
        </w:rPr>
        <w:t>Pemberi</w:t>
      </w:r>
      <w:proofErr w:type="spellEnd"/>
      <w:r w:rsidRPr="0053526B">
        <w:rPr>
          <w:rFonts w:ascii="Tahoma" w:hAnsi="Tahoma" w:cs="Tahoma"/>
          <w:sz w:val="18"/>
        </w:rPr>
        <w:t xml:space="preserve"> </w:t>
      </w:r>
      <w:r w:rsidR="004A0285" w:rsidRPr="0053526B">
        <w:rPr>
          <w:rFonts w:ascii="Tahoma" w:hAnsi="Tahoma" w:cs="Tahoma"/>
          <w:sz w:val="18"/>
        </w:rPr>
        <w:t xml:space="preserve">Kuasa </w:t>
      </w: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</w:r>
      <w:proofErr w:type="spellStart"/>
      <w:r>
        <w:rPr>
          <w:rFonts w:ascii="Tahoma" w:hAnsi="Tahoma" w:cs="Tahoma"/>
          <w:sz w:val="18"/>
        </w:rPr>
        <w:t>Penerima</w:t>
      </w:r>
      <w:proofErr w:type="spellEnd"/>
      <w:r>
        <w:rPr>
          <w:rFonts w:ascii="Tahoma" w:hAnsi="Tahoma" w:cs="Tahoma"/>
          <w:sz w:val="18"/>
        </w:rPr>
        <w:t xml:space="preserve"> Kuasa</w:t>
      </w:r>
    </w:p>
    <w:p w14:paraId="4777470A" w14:textId="06AC2CBD" w:rsidR="004A0285" w:rsidRDefault="004A0285">
      <w:pPr>
        <w:rPr>
          <w:rFonts w:ascii="Tahoma" w:hAnsi="Tahoma" w:cs="Tahoma"/>
          <w:sz w:val="18"/>
        </w:rPr>
      </w:pPr>
    </w:p>
    <w:p w14:paraId="163D13BF" w14:textId="4AA00C68" w:rsidR="00922B53" w:rsidRDefault="001F5739">
      <w:pPr>
        <w:rPr>
          <w:rFonts w:ascii="Tahoma" w:hAnsi="Tahoma" w:cs="Tahoma"/>
          <w:sz w:val="18"/>
        </w:rPr>
      </w:pPr>
      <w:r>
        <w:rPr>
          <w:rFonts w:ascii="Tahoma" w:hAnsi="Tahoma" w:cs="Tahoma"/>
          <w:noProof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08D535" wp14:editId="4B365569">
                <wp:simplePos x="0" y="0"/>
                <wp:positionH relativeFrom="column">
                  <wp:posOffset>-26670</wp:posOffset>
                </wp:positionH>
                <wp:positionV relativeFrom="paragraph">
                  <wp:posOffset>67310</wp:posOffset>
                </wp:positionV>
                <wp:extent cx="1036320" cy="297180"/>
                <wp:effectExtent l="0" t="0" r="1143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9EF04" id="Rectangle 1" o:spid="_x0000_s1026" style="position:absolute;margin-left:-2.1pt;margin-top:5.3pt;width:81.6pt;height:23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" filled="f" strokecolor="black [3213]"/>
            </w:pict>
          </mc:Fallback>
        </mc:AlternateContent>
      </w:r>
    </w:p>
    <w:p w14:paraId="705BB110" w14:textId="37DBFF02" w:rsidR="004D05D7" w:rsidRPr="001F5739" w:rsidRDefault="001F5739">
      <w:pPr>
        <w:rPr>
          <w:rFonts w:ascii="Tahoma" w:hAnsi="Tahoma" w:cs="Tahoma"/>
          <w:sz w:val="16"/>
          <w:szCs w:val="18"/>
        </w:rPr>
      </w:pPr>
      <w:r>
        <w:rPr>
          <w:rFonts w:ascii="Tahoma" w:hAnsi="Tahoma" w:cs="Tahoma"/>
          <w:sz w:val="16"/>
          <w:szCs w:val="18"/>
        </w:rPr>
        <w:t xml:space="preserve"> </w:t>
      </w:r>
      <w:proofErr w:type="spellStart"/>
      <w:r w:rsidR="004D05D7" w:rsidRPr="001F5739">
        <w:rPr>
          <w:rFonts w:ascii="Tahoma" w:hAnsi="Tahoma" w:cs="Tahoma"/>
          <w:sz w:val="16"/>
          <w:szCs w:val="18"/>
        </w:rPr>
        <w:t>Meterai</w:t>
      </w:r>
      <w:proofErr w:type="spellEnd"/>
      <w:r w:rsidR="004D05D7" w:rsidRPr="001F5739">
        <w:rPr>
          <w:rFonts w:ascii="Tahoma" w:hAnsi="Tahoma" w:cs="Tahoma"/>
          <w:sz w:val="16"/>
          <w:szCs w:val="18"/>
        </w:rPr>
        <w:t xml:space="preserve"> Rp. 10.000</w:t>
      </w:r>
    </w:p>
    <w:p w14:paraId="4777470B" w14:textId="402B4BFF" w:rsidR="00AC2226" w:rsidRDefault="00AC2226">
      <w:pPr>
        <w:rPr>
          <w:rFonts w:ascii="Tahoma" w:hAnsi="Tahoma" w:cs="Tahoma"/>
          <w:sz w:val="18"/>
        </w:rPr>
      </w:pPr>
    </w:p>
    <w:p w14:paraId="580F45A9" w14:textId="77777777" w:rsidR="00922B53" w:rsidRPr="001A3E06" w:rsidRDefault="00922B53">
      <w:pPr>
        <w:rPr>
          <w:rFonts w:ascii="Tahoma" w:hAnsi="Tahoma" w:cs="Tahoma"/>
          <w:sz w:val="18"/>
        </w:rPr>
      </w:pPr>
    </w:p>
    <w:p w14:paraId="35C13F6C" w14:textId="33CB9584" w:rsidR="004C6A22" w:rsidRPr="002164AE" w:rsidRDefault="0053526B" w:rsidP="004C6A22">
      <w:pPr>
        <w:rPr>
          <w:rFonts w:ascii="Tahoma" w:hAnsi="Tahoma" w:cs="Tahoma"/>
          <w:sz w:val="18"/>
        </w:rPr>
      </w:pPr>
      <w:r w:rsidRPr="00CA5ABE">
        <w:rPr>
          <w:rFonts w:ascii="Tahoma" w:hAnsi="Tahoma"/>
          <w:sz w:val="18"/>
        </w:rPr>
        <w:t>Nama:</w:t>
      </w:r>
      <w:r w:rsidR="00922B53">
        <w:rPr>
          <w:rFonts w:ascii="Tahoma" w:hAnsi="Tahoma"/>
          <w:sz w:val="18"/>
        </w:rPr>
        <w:t xml:space="preserve"> </w:t>
      </w:r>
      <w:r w:rsidR="002164AE">
        <w:rPr>
          <w:rFonts w:ascii="Tahoma" w:hAnsi="Tahoma" w:cs="Tahoma"/>
          <w:sz w:val="18"/>
        </w:rPr>
        <w:t>{</w:t>
      </w:r>
      <w:proofErr w:type="spellStart"/>
      <w:r w:rsidR="002164AE">
        <w:rPr>
          <w:rFonts w:ascii="Tahoma" w:hAnsi="Tahoma" w:cs="Tahoma"/>
          <w:sz w:val="18"/>
        </w:rPr>
        <w:t>pemberiKuasa</w:t>
      </w:r>
      <w:proofErr w:type="spellEnd"/>
      <w:r w:rsidR="002164AE">
        <w:rPr>
          <w:rFonts w:ascii="Tahoma" w:hAnsi="Tahoma" w:cs="Tahoma"/>
          <w:sz w:val="18"/>
        </w:rPr>
        <w:t>}</w:t>
      </w:r>
      <w:r w:rsidR="004C6A22" w:rsidRPr="00CA5ABE">
        <w:rPr>
          <w:rFonts w:ascii="Tahoma" w:hAnsi="Tahoma"/>
          <w:sz w:val="18"/>
        </w:rPr>
        <w:tab/>
      </w:r>
      <w:r w:rsidR="004C6A22" w:rsidRPr="00CA5ABE">
        <w:rPr>
          <w:rFonts w:ascii="Tahoma" w:hAnsi="Tahoma"/>
          <w:sz w:val="18"/>
        </w:rPr>
        <w:tab/>
      </w:r>
      <w:r w:rsidR="004C6A22" w:rsidRPr="00CA5ABE">
        <w:rPr>
          <w:rFonts w:ascii="Tahoma" w:hAnsi="Tahoma"/>
          <w:sz w:val="18"/>
        </w:rPr>
        <w:tab/>
      </w:r>
      <w:r w:rsidR="004C6A22" w:rsidRPr="00CA5ABE">
        <w:rPr>
          <w:rFonts w:ascii="Tahoma" w:hAnsi="Tahoma"/>
          <w:sz w:val="18"/>
        </w:rPr>
        <w:tab/>
      </w:r>
      <w:r w:rsidR="004C6A22" w:rsidRPr="00CA5ABE">
        <w:rPr>
          <w:rFonts w:ascii="Tahoma" w:hAnsi="Tahoma"/>
          <w:sz w:val="18"/>
        </w:rPr>
        <w:tab/>
      </w:r>
      <w:r w:rsidR="004C6A22" w:rsidRPr="00CA5ABE">
        <w:rPr>
          <w:rFonts w:ascii="Tahoma" w:hAnsi="Tahoma"/>
          <w:sz w:val="18"/>
        </w:rPr>
        <w:tab/>
        <w:t>Nama:</w:t>
      </w:r>
      <w:r w:rsidR="00922B53">
        <w:rPr>
          <w:rFonts w:ascii="Tahoma" w:hAnsi="Tahoma"/>
          <w:sz w:val="18"/>
        </w:rPr>
        <w:t xml:space="preserve"> </w:t>
      </w:r>
      <w:r w:rsidR="002164AE">
        <w:rPr>
          <w:rFonts w:ascii="Tahoma" w:hAnsi="Tahoma" w:cs="Tahoma"/>
          <w:sz w:val="18"/>
        </w:rPr>
        <w:t>{</w:t>
      </w:r>
      <w:proofErr w:type="spellStart"/>
      <w:r w:rsidR="002164AE">
        <w:rPr>
          <w:rFonts w:ascii="Tahoma" w:hAnsi="Tahoma" w:cs="Tahoma"/>
          <w:sz w:val="18"/>
        </w:rPr>
        <w:t>penemrimaKuasa</w:t>
      </w:r>
      <w:proofErr w:type="spellEnd"/>
      <w:r w:rsidR="002164AE">
        <w:rPr>
          <w:rFonts w:ascii="Tahoma" w:hAnsi="Tahoma" w:cs="Tahoma"/>
          <w:sz w:val="18"/>
        </w:rPr>
        <w:t>}</w:t>
      </w:r>
    </w:p>
    <w:p w14:paraId="0DC1D26A" w14:textId="7F854219" w:rsidR="00922B53" w:rsidRDefault="00922B53">
      <w:pPr>
        <w:rPr>
          <w:rFonts w:ascii="Tahoma" w:hAnsi="Tahoma" w:cs="Tahoma"/>
          <w:sz w:val="18"/>
        </w:rPr>
      </w:pPr>
    </w:p>
    <w:p w14:paraId="07243720" w14:textId="77777777" w:rsidR="00B606AA" w:rsidRDefault="00B606AA">
      <w:pPr>
        <w:rPr>
          <w:ins w:id="5" w:author="Afrandya Kusumo Hidayat" w:date="2024-12-12T14:58:00Z"/>
          <w:rFonts w:ascii="Tahoma" w:hAnsi="Tahoma" w:cs="Tahoma"/>
          <w:sz w:val="18"/>
        </w:rPr>
      </w:pPr>
    </w:p>
    <w:p w14:paraId="582BD1E0" w14:textId="77777777" w:rsidR="00BF3755" w:rsidRDefault="00BF3755">
      <w:pPr>
        <w:rPr>
          <w:rFonts w:ascii="Tahoma" w:hAnsi="Tahoma" w:cs="Tahoma"/>
          <w:sz w:val="18"/>
        </w:rPr>
      </w:pPr>
    </w:p>
    <w:p w14:paraId="7B85F09A" w14:textId="599878C5" w:rsidR="00922B53" w:rsidDel="00BF3755" w:rsidRDefault="00922B53">
      <w:pPr>
        <w:rPr>
          <w:del w:id="6" w:author="Afrandya Kusumo Hidayat" w:date="2024-12-12T14:58:00Z"/>
          <w:rFonts w:ascii="Tahoma" w:hAnsi="Tahoma" w:cs="Tahoma"/>
          <w:sz w:val="18"/>
        </w:rPr>
      </w:pPr>
    </w:p>
    <w:p w14:paraId="76D7ED04" w14:textId="7B870687" w:rsidR="0061344F" w:rsidRPr="00922B53" w:rsidRDefault="00922B53">
      <w:pPr>
        <w:rPr>
          <w:rFonts w:ascii="Tahoma" w:hAnsi="Tahoma" w:cs="Tahoma"/>
          <w:sz w:val="16"/>
          <w:szCs w:val="16"/>
        </w:rPr>
      </w:pPr>
      <w:r w:rsidRPr="00922B53">
        <w:rPr>
          <w:rFonts w:ascii="Tahoma" w:hAnsi="Tahoma" w:cs="Tahoma"/>
          <w:sz w:val="14"/>
          <w:szCs w:val="16"/>
        </w:rPr>
        <w:lastRenderedPageBreak/>
        <w:t>*</w:t>
      </w:r>
      <w:proofErr w:type="spellStart"/>
      <w:r w:rsidRPr="00922B53">
        <w:rPr>
          <w:rFonts w:ascii="Tahoma" w:hAnsi="Tahoma" w:cs="Tahoma"/>
          <w:sz w:val="14"/>
          <w:szCs w:val="16"/>
        </w:rPr>
        <w:t>coret</w:t>
      </w:r>
      <w:proofErr w:type="spellEnd"/>
      <w:r w:rsidRPr="00922B53">
        <w:rPr>
          <w:rFonts w:ascii="Tahoma" w:hAnsi="Tahoma" w:cs="Tahoma"/>
          <w:sz w:val="14"/>
          <w:szCs w:val="16"/>
        </w:rPr>
        <w:t xml:space="preserve"> yang </w:t>
      </w:r>
      <w:proofErr w:type="spellStart"/>
      <w:r w:rsidRPr="00922B53">
        <w:rPr>
          <w:rFonts w:ascii="Tahoma" w:hAnsi="Tahoma" w:cs="Tahoma"/>
          <w:sz w:val="14"/>
          <w:szCs w:val="16"/>
        </w:rPr>
        <w:t>tidak</w:t>
      </w:r>
      <w:proofErr w:type="spellEnd"/>
      <w:r w:rsidRPr="00922B53">
        <w:rPr>
          <w:rFonts w:ascii="Tahoma" w:hAnsi="Tahoma" w:cs="Tahoma"/>
          <w:sz w:val="14"/>
          <w:szCs w:val="16"/>
        </w:rPr>
        <w:t xml:space="preserve"> </w:t>
      </w:r>
      <w:proofErr w:type="spellStart"/>
      <w:r w:rsidRPr="00922B53">
        <w:rPr>
          <w:rFonts w:ascii="Tahoma" w:hAnsi="Tahoma" w:cs="Tahoma"/>
          <w:sz w:val="14"/>
          <w:szCs w:val="16"/>
        </w:rPr>
        <w:t>perlu</w:t>
      </w:r>
      <w:proofErr w:type="spellEnd"/>
    </w:p>
    <w:sectPr w:rsidR="0061344F" w:rsidRPr="00922B53" w:rsidSect="00BF3755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276" w:right="929" w:bottom="1080" w:left="630" w:header="360" w:footer="706" w:gutter="0"/>
      <w:cols w:space="709"/>
      <w:titlePg/>
      <w:sectPrChange w:id="11" w:author="Afrandya Kusumo Hidayat" w:date="2024-12-12T14:58:00Z">
        <w:sectPr w:rsidR="0061344F" w:rsidRPr="00922B53" w:rsidSect="00BF3755">
          <w:pgMar w:top="1276" w:right="929" w:bottom="1440" w:left="630" w:header="360" w:footer="706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A0899" w14:textId="77777777" w:rsidR="0074606A" w:rsidRDefault="0074606A">
      <w:r>
        <w:separator/>
      </w:r>
    </w:p>
  </w:endnote>
  <w:endnote w:type="continuationSeparator" w:id="0">
    <w:p w14:paraId="11946434" w14:textId="77777777" w:rsidR="0074606A" w:rsidRDefault="0074606A">
      <w:r>
        <w:continuationSeparator/>
      </w:r>
    </w:p>
  </w:endnote>
  <w:endnote w:type="continuationNotice" w:id="1">
    <w:p w14:paraId="76998F28" w14:textId="77777777" w:rsidR="0074606A" w:rsidRDefault="007460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ahoma" w:hAnsi="Tahoma" w:cs="Tahoma"/>
        <w:sz w:val="18"/>
        <w:szCs w:val="18"/>
        <w:lang w:val="en-GB"/>
      </w:rPr>
      <w:id w:val="433336756"/>
      <w:docPartObj>
        <w:docPartGallery w:val="Page Numbers (Bottom of Page)"/>
        <w:docPartUnique/>
      </w:docPartObj>
    </w:sdtPr>
    <w:sdtContent>
      <w:sdt>
        <w:sdtPr>
          <w:rPr>
            <w:rFonts w:ascii="Tahoma" w:hAnsi="Tahoma" w:cs="Tahoma"/>
            <w:sz w:val="18"/>
            <w:szCs w:val="18"/>
            <w:lang w:val="en-GB"/>
          </w:rPr>
          <w:id w:val="494919557"/>
          <w:docPartObj>
            <w:docPartGallery w:val="Page Numbers (Top of Page)"/>
            <w:docPartUnique/>
          </w:docPartObj>
        </w:sdtPr>
        <w:sdtContent>
          <w:p w14:paraId="47774718" w14:textId="77777777" w:rsidR="004B2DC0" w:rsidRPr="0053526B" w:rsidRDefault="004B2DC0" w:rsidP="004B2DC0">
            <w:pPr>
              <w:tabs>
                <w:tab w:val="left" w:pos="450"/>
                <w:tab w:val="left" w:pos="1620"/>
              </w:tabs>
              <w:ind w:left="360" w:hanging="360"/>
              <w:rPr>
                <w:rFonts w:ascii="Tahoma" w:hAnsi="Tahoma" w:cs="Tahoma"/>
                <w:sz w:val="14"/>
                <w:szCs w:val="14"/>
              </w:rPr>
            </w:pPr>
            <w:r w:rsidRPr="0053526B">
              <w:rPr>
                <w:rFonts w:ascii="Tahoma" w:hAnsi="Tahoma" w:cs="Tahoma"/>
                <w:sz w:val="14"/>
                <w:szCs w:val="14"/>
              </w:rPr>
              <w:t xml:space="preserve">* </w:t>
            </w:r>
            <w:r w:rsidRPr="0053526B">
              <w:rPr>
                <w:rFonts w:ascii="Tahoma" w:hAnsi="Tahoma" w:cs="Tahoma"/>
                <w:sz w:val="14"/>
                <w:szCs w:val="14"/>
              </w:rPr>
              <w:tab/>
              <w:t xml:space="preserve">: </w:t>
            </w:r>
            <w:proofErr w:type="spellStart"/>
            <w:r w:rsidRPr="0053526B">
              <w:rPr>
                <w:rFonts w:ascii="Tahoma" w:hAnsi="Tahoma" w:cs="Tahoma"/>
                <w:sz w:val="14"/>
                <w:szCs w:val="14"/>
              </w:rPr>
              <w:t>coret</w:t>
            </w:r>
            <w:proofErr w:type="spellEnd"/>
            <w:r w:rsidRPr="0053526B">
              <w:rPr>
                <w:rFonts w:ascii="Tahoma" w:hAnsi="Tahoma" w:cs="Tahoma"/>
                <w:sz w:val="14"/>
                <w:szCs w:val="14"/>
              </w:rPr>
              <w:t xml:space="preserve"> yang </w:t>
            </w:r>
            <w:proofErr w:type="spellStart"/>
            <w:r w:rsidRPr="0053526B">
              <w:rPr>
                <w:rFonts w:ascii="Tahoma" w:hAnsi="Tahoma" w:cs="Tahoma"/>
                <w:sz w:val="14"/>
                <w:szCs w:val="14"/>
              </w:rPr>
              <w:t>tidak</w:t>
            </w:r>
            <w:proofErr w:type="spellEnd"/>
            <w:r>
              <w:rPr>
                <w:rFonts w:ascii="Tahoma" w:hAnsi="Tahoma" w:cs="Tahoma"/>
                <w:sz w:val="14"/>
                <w:szCs w:val="14"/>
              </w:rPr>
              <w:t xml:space="preserve"> </w:t>
            </w:r>
            <w:proofErr w:type="spellStart"/>
            <w:r w:rsidR="004B7AFC">
              <w:rPr>
                <w:rFonts w:ascii="Tahoma" w:hAnsi="Tahoma" w:cs="Tahoma"/>
                <w:sz w:val="14"/>
                <w:szCs w:val="14"/>
              </w:rPr>
              <w:t>perlu</w:t>
            </w:r>
            <w:proofErr w:type="spellEnd"/>
          </w:p>
          <w:p w14:paraId="47774719" w14:textId="77777777" w:rsidR="004B2DC0" w:rsidRPr="0053526B" w:rsidRDefault="004B2DC0" w:rsidP="004B2DC0">
            <w:pPr>
              <w:tabs>
                <w:tab w:val="left" w:pos="450"/>
                <w:tab w:val="left" w:pos="630"/>
                <w:tab w:val="left" w:pos="720"/>
              </w:tabs>
              <w:rPr>
                <w:rFonts w:ascii="Tahoma" w:hAnsi="Tahoma" w:cs="Tahoma"/>
                <w:sz w:val="14"/>
                <w:szCs w:val="14"/>
              </w:rPr>
            </w:pPr>
            <w:r w:rsidRPr="0053526B">
              <w:rPr>
                <w:rFonts w:ascii="Tahoma" w:hAnsi="Tahoma" w:cs="Tahoma"/>
                <w:sz w:val="14"/>
                <w:szCs w:val="14"/>
              </w:rPr>
              <w:t xml:space="preserve">**   </w:t>
            </w:r>
            <w:proofErr w:type="gramStart"/>
            <w:r w:rsidRPr="0053526B">
              <w:rPr>
                <w:rFonts w:ascii="Tahoma" w:hAnsi="Tahoma" w:cs="Tahoma"/>
                <w:sz w:val="14"/>
                <w:szCs w:val="14"/>
              </w:rPr>
              <w:t xml:space="preserve">  :</w:t>
            </w:r>
            <w:proofErr w:type="gramEnd"/>
            <w:r w:rsidRPr="0053526B">
              <w:rPr>
                <w:rFonts w:ascii="Tahoma" w:hAnsi="Tahoma" w:cs="Tahoma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4"/>
                <w:szCs w:val="14"/>
              </w:rPr>
              <w:t>sesuai</w:t>
            </w:r>
            <w:proofErr w:type="spellEnd"/>
            <w:r>
              <w:rPr>
                <w:rFonts w:ascii="Tahoma" w:hAnsi="Tahoma" w:cs="Tahoma"/>
                <w:sz w:val="14"/>
                <w:szCs w:val="14"/>
              </w:rPr>
              <w:t xml:space="preserve"> </w:t>
            </w:r>
            <w:proofErr w:type="spellStart"/>
            <w:r w:rsidRPr="0053526B">
              <w:rPr>
                <w:rFonts w:ascii="Tahoma" w:hAnsi="Tahoma" w:cs="Tahoma"/>
                <w:sz w:val="14"/>
                <w:szCs w:val="14"/>
              </w:rPr>
              <w:t>dengan</w:t>
            </w:r>
            <w:proofErr w:type="spellEnd"/>
            <w:r w:rsidRPr="0053526B">
              <w:rPr>
                <w:rFonts w:ascii="Tahoma" w:hAnsi="Tahoma" w:cs="Tahoma"/>
                <w:sz w:val="14"/>
                <w:szCs w:val="14"/>
              </w:rPr>
              <w:t xml:space="preserve"> nama </w:t>
            </w:r>
            <w:proofErr w:type="spellStart"/>
            <w:r w:rsidRPr="0053526B">
              <w:rPr>
                <w:rFonts w:ascii="Tahoma" w:hAnsi="Tahoma" w:cs="Tahoma"/>
                <w:sz w:val="14"/>
                <w:szCs w:val="14"/>
              </w:rPr>
              <w:t>perusahaan</w:t>
            </w:r>
            <w:proofErr w:type="spellEnd"/>
            <w:r w:rsidRPr="0053526B">
              <w:rPr>
                <w:rFonts w:ascii="Tahoma" w:hAnsi="Tahoma" w:cs="Tahoma"/>
                <w:sz w:val="14"/>
                <w:szCs w:val="14"/>
              </w:rPr>
              <w:t xml:space="preserve"> yang </w:t>
            </w:r>
            <w:proofErr w:type="spellStart"/>
            <w:r w:rsidRPr="0053526B">
              <w:rPr>
                <w:rFonts w:ascii="Tahoma" w:hAnsi="Tahoma" w:cs="Tahoma"/>
                <w:sz w:val="14"/>
                <w:szCs w:val="14"/>
              </w:rPr>
              <w:t>tertera</w:t>
            </w:r>
            <w:proofErr w:type="spellEnd"/>
            <w:r w:rsidRPr="0053526B">
              <w:rPr>
                <w:rFonts w:ascii="Tahoma" w:hAnsi="Tahoma" w:cs="Tahoma"/>
                <w:sz w:val="14"/>
                <w:szCs w:val="14"/>
              </w:rPr>
              <w:t xml:space="preserve"> pada PO</w:t>
            </w:r>
          </w:p>
          <w:p w14:paraId="4777471A" w14:textId="231C9DD4" w:rsidR="00C94973" w:rsidRPr="00532A72" w:rsidRDefault="00C94973" w:rsidP="00C94973">
            <w:pPr>
              <w:pStyle w:val="Footer"/>
              <w:tabs>
                <w:tab w:val="clear" w:pos="8640"/>
                <w:tab w:val="right" w:pos="9360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ab/>
            </w:r>
            <w:r>
              <w:rPr>
                <w:rFonts w:ascii="Tahoma" w:hAnsi="Tahoma" w:cs="Tahoma"/>
                <w:sz w:val="18"/>
                <w:szCs w:val="18"/>
              </w:rPr>
              <w:tab/>
            </w:r>
            <w:r w:rsidR="00E95F07" w:rsidRPr="004B7AFC">
              <w:rPr>
                <w:rFonts w:ascii="Tahoma" w:hAnsi="Tahoma" w:cs="Tahoma"/>
                <w:bCs/>
                <w:sz w:val="16"/>
                <w:szCs w:val="16"/>
              </w:rPr>
              <w:fldChar w:fldCharType="begin"/>
            </w:r>
            <w:r w:rsidRPr="004B7AFC">
              <w:rPr>
                <w:rFonts w:ascii="Tahoma" w:hAnsi="Tahoma" w:cs="Tahoma"/>
                <w:bCs/>
                <w:sz w:val="16"/>
                <w:szCs w:val="16"/>
              </w:rPr>
              <w:instrText xml:space="preserve"> PAGE </w:instrText>
            </w:r>
            <w:r w:rsidR="00E95F07" w:rsidRPr="004B7AFC">
              <w:rPr>
                <w:rFonts w:ascii="Tahoma" w:hAnsi="Tahoma" w:cs="Tahoma"/>
                <w:bCs/>
                <w:sz w:val="16"/>
                <w:szCs w:val="16"/>
              </w:rPr>
              <w:fldChar w:fldCharType="separate"/>
            </w:r>
            <w:r w:rsidR="00697C4C">
              <w:rPr>
                <w:rFonts w:ascii="Tahoma" w:hAnsi="Tahoma" w:cs="Tahoma"/>
                <w:bCs/>
                <w:noProof/>
                <w:sz w:val="16"/>
                <w:szCs w:val="16"/>
              </w:rPr>
              <w:t>2</w:t>
            </w:r>
            <w:r w:rsidR="00E95F07" w:rsidRPr="004B7AFC">
              <w:rPr>
                <w:rFonts w:ascii="Tahoma" w:hAnsi="Tahoma" w:cs="Tahoma"/>
                <w:bCs/>
                <w:sz w:val="16"/>
                <w:szCs w:val="16"/>
              </w:rPr>
              <w:fldChar w:fldCharType="end"/>
            </w:r>
            <w:r w:rsidR="00A57D49" w:rsidRPr="004B7AFC">
              <w:rPr>
                <w:rFonts w:ascii="Tahoma" w:hAnsi="Tahoma" w:cs="Tahoma"/>
                <w:bCs/>
                <w:sz w:val="16"/>
                <w:szCs w:val="16"/>
              </w:rPr>
              <w:t xml:space="preserve"> </w:t>
            </w:r>
            <w:r w:rsidR="004B2DC0" w:rsidRPr="004B7AFC">
              <w:rPr>
                <w:rFonts w:ascii="Tahoma" w:hAnsi="Tahoma" w:cs="Tahoma"/>
                <w:sz w:val="16"/>
                <w:szCs w:val="16"/>
              </w:rPr>
              <w:t>of</w:t>
            </w:r>
            <w:r w:rsidR="00A57D49" w:rsidRPr="004B7AFC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E95F07" w:rsidRPr="004B7AFC">
              <w:rPr>
                <w:rFonts w:ascii="Tahoma" w:hAnsi="Tahoma" w:cs="Tahoma"/>
                <w:bCs/>
                <w:sz w:val="16"/>
                <w:szCs w:val="16"/>
              </w:rPr>
              <w:fldChar w:fldCharType="begin"/>
            </w:r>
            <w:r w:rsidRPr="004B7AFC">
              <w:rPr>
                <w:rFonts w:ascii="Tahoma" w:hAnsi="Tahoma" w:cs="Tahoma"/>
                <w:bCs/>
                <w:sz w:val="16"/>
                <w:szCs w:val="16"/>
              </w:rPr>
              <w:instrText xml:space="preserve"> NUMPAGES  </w:instrText>
            </w:r>
            <w:r w:rsidR="00E95F07" w:rsidRPr="004B7AFC">
              <w:rPr>
                <w:rFonts w:ascii="Tahoma" w:hAnsi="Tahoma" w:cs="Tahoma"/>
                <w:bCs/>
                <w:sz w:val="16"/>
                <w:szCs w:val="16"/>
              </w:rPr>
              <w:fldChar w:fldCharType="separate"/>
            </w:r>
            <w:r w:rsidR="00697C4C">
              <w:rPr>
                <w:rFonts w:ascii="Tahoma" w:hAnsi="Tahoma" w:cs="Tahoma"/>
                <w:bCs/>
                <w:noProof/>
                <w:sz w:val="16"/>
                <w:szCs w:val="16"/>
              </w:rPr>
              <w:t>2</w:t>
            </w:r>
            <w:r w:rsidR="00E95F07" w:rsidRPr="004B7AFC">
              <w:rPr>
                <w:rFonts w:ascii="Tahoma" w:hAnsi="Tahoma" w:cs="Tahoma"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777471B" w14:textId="77777777" w:rsidR="00CA57B4" w:rsidRDefault="00CA57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ahoma" w:hAnsi="Tahoma" w:cs="Tahoma"/>
        <w:sz w:val="16"/>
        <w:szCs w:val="16"/>
        <w:lang w:val="en-GB"/>
      </w:rPr>
      <w:id w:val="-287056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55606A" w14:textId="0166A4CB" w:rsidR="0061344F" w:rsidRPr="00922B53" w:rsidRDefault="0061344F" w:rsidP="0061344F">
        <w:pPr>
          <w:rPr>
            <w:ins w:id="7" w:author="Afrandya Kusumo Hidayat" w:date="2024-12-12T15:02:00Z"/>
            <w:rFonts w:ascii="Tahoma" w:hAnsi="Tahoma" w:cs="Tahoma"/>
            <w:sz w:val="16"/>
            <w:szCs w:val="16"/>
          </w:rPr>
        </w:pPr>
      </w:p>
      <w:p w14:paraId="2AF33B3F" w14:textId="53609A06" w:rsidR="0061344F" w:rsidRDefault="0061344F" w:rsidP="00922B53">
        <w:pPr>
          <w:pStyle w:val="Footer"/>
          <w:tabs>
            <w:tab w:val="clear" w:pos="4320"/>
            <w:tab w:val="clear" w:pos="8640"/>
          </w:tabs>
          <w:ind w:right="-154"/>
          <w:rPr>
            <w:ins w:id="8" w:author="Afrandya Kusumo Hidayat" w:date="2024-12-12T15:02:00Z"/>
            <w:rFonts w:ascii="Tahoma" w:hAnsi="Tahoma" w:cs="Tahoma"/>
            <w:sz w:val="16"/>
            <w:szCs w:val="16"/>
          </w:rPr>
        </w:pPr>
      </w:p>
      <w:p w14:paraId="0538E52D" w14:textId="7F883BF7" w:rsidR="00F23D22" w:rsidRPr="00922B53" w:rsidRDefault="00F23D22" w:rsidP="00922B53">
        <w:pPr>
          <w:pStyle w:val="Footer"/>
          <w:tabs>
            <w:tab w:val="clear" w:pos="4320"/>
            <w:tab w:val="clear" w:pos="8640"/>
          </w:tabs>
          <w:ind w:right="-154"/>
          <w:rPr>
            <w:rFonts w:ascii="Tahoma" w:hAnsi="Tahoma" w:cs="Tahoma"/>
            <w:sz w:val="14"/>
            <w:szCs w:val="14"/>
          </w:rPr>
        </w:pPr>
        <w:r w:rsidRPr="00922B53">
          <w:rPr>
            <w:rFonts w:ascii="Tahoma" w:hAnsi="Tahoma" w:cs="Tahoma"/>
            <w:sz w:val="14"/>
            <w:szCs w:val="14"/>
          </w:rPr>
          <w:t>© 202</w:t>
        </w:r>
        <w:r w:rsidR="00922B53">
          <w:rPr>
            <w:rFonts w:ascii="Tahoma" w:hAnsi="Tahoma" w:cs="Tahoma"/>
            <w:sz w:val="14"/>
            <w:szCs w:val="14"/>
          </w:rPr>
          <w:t>4</w:t>
        </w:r>
        <w:r w:rsidRPr="00922B53">
          <w:rPr>
            <w:rFonts w:ascii="Tahoma" w:hAnsi="Tahoma" w:cs="Tahoma"/>
            <w:sz w:val="14"/>
            <w:szCs w:val="14"/>
          </w:rPr>
          <w:t xml:space="preserve"> All Rights Reserved - PT TOWER BERSAMA INFRASTRUCTURE, </w:t>
        </w:r>
        <w:proofErr w:type="spellStart"/>
        <w:r w:rsidRPr="00922B53">
          <w:rPr>
            <w:rFonts w:ascii="Tahoma" w:hAnsi="Tahoma" w:cs="Tahoma"/>
            <w:sz w:val="14"/>
            <w:szCs w:val="14"/>
          </w:rPr>
          <w:t>Tbk</w:t>
        </w:r>
        <w:proofErr w:type="spellEnd"/>
        <w:r w:rsidRPr="00922B53">
          <w:rPr>
            <w:rFonts w:ascii="Tahoma" w:hAnsi="Tahoma" w:cs="Tahoma"/>
            <w:sz w:val="14"/>
            <w:szCs w:val="14"/>
          </w:rPr>
          <w:t xml:space="preserve">                                                                 </w:t>
        </w:r>
        <w:r w:rsidR="00922B53">
          <w:rPr>
            <w:rFonts w:ascii="Tahoma" w:hAnsi="Tahoma" w:cs="Tahoma"/>
            <w:sz w:val="14"/>
            <w:szCs w:val="14"/>
          </w:rPr>
          <w:tab/>
        </w:r>
        <w:r w:rsidR="00922B53">
          <w:rPr>
            <w:rFonts w:ascii="Tahoma" w:hAnsi="Tahoma" w:cs="Tahoma"/>
            <w:sz w:val="14"/>
            <w:szCs w:val="14"/>
          </w:rPr>
          <w:tab/>
        </w:r>
        <w:r w:rsidR="00922B53">
          <w:rPr>
            <w:rFonts w:ascii="Tahoma" w:hAnsi="Tahoma" w:cs="Tahoma"/>
            <w:sz w:val="14"/>
            <w:szCs w:val="14"/>
          </w:rPr>
          <w:tab/>
          <w:t xml:space="preserve">              </w:t>
        </w:r>
        <w:r w:rsidRPr="00922B53">
          <w:rPr>
            <w:rFonts w:ascii="Tahoma" w:hAnsi="Tahoma" w:cs="Tahoma"/>
            <w:sz w:val="14"/>
            <w:szCs w:val="14"/>
          </w:rPr>
          <w:t xml:space="preserve"> Internal</w:t>
        </w:r>
      </w:p>
      <w:p w14:paraId="72BCA6B8" w14:textId="06FD577D" w:rsidR="00F23D22" w:rsidRPr="00133685" w:rsidDel="00BF3755" w:rsidRDefault="00F23D22" w:rsidP="00F23D22">
        <w:pPr>
          <w:pStyle w:val="Footer"/>
          <w:ind w:right="-154"/>
          <w:jc w:val="right"/>
          <w:rPr>
            <w:del w:id="9" w:author="Afrandya Kusumo Hidayat" w:date="2024-12-12T14:58:00Z"/>
            <w:rFonts w:ascii="Tahoma" w:hAnsi="Tahoma" w:cs="Tahoma"/>
            <w:sz w:val="16"/>
            <w:szCs w:val="16"/>
          </w:rPr>
        </w:pPr>
        <w:r w:rsidRPr="00922B53">
          <w:rPr>
            <w:rFonts w:ascii="Tahoma" w:hAnsi="Tahoma" w:cs="Tahoma"/>
            <w:sz w:val="14"/>
            <w:szCs w:val="14"/>
          </w:rPr>
          <w:fldChar w:fldCharType="begin"/>
        </w:r>
        <w:r w:rsidRPr="00922B53">
          <w:rPr>
            <w:rFonts w:ascii="Tahoma" w:hAnsi="Tahoma" w:cs="Tahoma"/>
            <w:sz w:val="14"/>
            <w:szCs w:val="14"/>
          </w:rPr>
          <w:instrText xml:space="preserve"> PAGE   \* MERGEFORMAT </w:instrText>
        </w:r>
        <w:r w:rsidRPr="00922B53">
          <w:rPr>
            <w:rFonts w:ascii="Tahoma" w:hAnsi="Tahoma" w:cs="Tahoma"/>
            <w:sz w:val="14"/>
            <w:szCs w:val="14"/>
          </w:rPr>
          <w:fldChar w:fldCharType="separate"/>
        </w:r>
        <w:r w:rsidR="00697C4C">
          <w:rPr>
            <w:rFonts w:ascii="Tahoma" w:hAnsi="Tahoma" w:cs="Tahoma"/>
            <w:noProof/>
            <w:sz w:val="14"/>
            <w:szCs w:val="14"/>
          </w:rPr>
          <w:t>1</w:t>
        </w:r>
        <w:r w:rsidRPr="00922B53">
          <w:rPr>
            <w:rFonts w:ascii="Tahoma" w:hAnsi="Tahoma" w:cs="Tahoma"/>
            <w:noProof/>
            <w:sz w:val="14"/>
            <w:szCs w:val="14"/>
          </w:rPr>
          <w:fldChar w:fldCharType="end"/>
        </w:r>
        <w:r w:rsidRPr="00922B53">
          <w:rPr>
            <w:rFonts w:ascii="Tahoma" w:hAnsi="Tahoma" w:cs="Tahoma"/>
            <w:sz w:val="14"/>
            <w:szCs w:val="14"/>
          </w:rPr>
          <w:t xml:space="preserve"> – 1</w:t>
        </w:r>
      </w:p>
    </w:sdtContent>
  </w:sdt>
  <w:p w14:paraId="4777471F" w14:textId="77777777" w:rsidR="00C94973" w:rsidRDefault="00C94973">
    <w:pPr>
      <w:pStyle w:val="Footer"/>
      <w:ind w:right="-154"/>
      <w:jc w:val="right"/>
      <w:pPrChange w:id="10" w:author="Afrandya Kusumo Hidayat" w:date="2024-12-12T14:5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8F95C" w14:textId="77777777" w:rsidR="0074606A" w:rsidRDefault="0074606A">
      <w:r>
        <w:separator/>
      </w:r>
    </w:p>
  </w:footnote>
  <w:footnote w:type="continuationSeparator" w:id="0">
    <w:p w14:paraId="41FA3CE1" w14:textId="77777777" w:rsidR="0074606A" w:rsidRDefault="0074606A">
      <w:r>
        <w:continuationSeparator/>
      </w:r>
    </w:p>
  </w:footnote>
  <w:footnote w:type="continuationNotice" w:id="1">
    <w:p w14:paraId="33F70CD6" w14:textId="77777777" w:rsidR="0074606A" w:rsidRDefault="007460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74716" w14:textId="77777777" w:rsidR="004B7AFC" w:rsidRPr="0053526B" w:rsidRDefault="004B7AFC" w:rsidP="004B7AFC">
    <w:pPr>
      <w:jc w:val="right"/>
      <w:rPr>
        <w:rFonts w:ascii="Tahoma" w:hAnsi="Tahoma" w:cs="Tahoma"/>
        <w:sz w:val="12"/>
        <w:szCs w:val="12"/>
      </w:rPr>
    </w:pPr>
    <w:r>
      <w:rPr>
        <w:rFonts w:ascii="Tahoma" w:hAnsi="Tahoma" w:cs="Tahoma"/>
        <w:sz w:val="12"/>
        <w:szCs w:val="12"/>
      </w:rPr>
      <w:t>FM.91-POI.PRJ.PMS</w:t>
    </w:r>
    <w:r w:rsidRPr="0053526B">
      <w:rPr>
        <w:rFonts w:ascii="Tahoma" w:hAnsi="Tahoma" w:cs="Tahoma"/>
        <w:sz w:val="12"/>
        <w:szCs w:val="12"/>
      </w:rPr>
      <w:t xml:space="preserve"> </w:t>
    </w:r>
    <w:r>
      <w:rPr>
        <w:rFonts w:ascii="Tahoma" w:hAnsi="Tahoma" w:cs="Tahoma"/>
        <w:sz w:val="12"/>
        <w:szCs w:val="12"/>
      </w:rPr>
      <w:t>/Rev.4.0/10.12</w:t>
    </w:r>
    <w:r w:rsidRPr="0053526B">
      <w:rPr>
        <w:rFonts w:ascii="Tahoma" w:hAnsi="Tahoma" w:cs="Tahoma"/>
        <w:sz w:val="12"/>
        <w:szCs w:val="12"/>
      </w:rPr>
      <w:t>.2015</w:t>
    </w:r>
  </w:p>
  <w:p w14:paraId="47774717" w14:textId="77777777" w:rsidR="004B7AFC" w:rsidRPr="004B7AFC" w:rsidRDefault="004B7AFC" w:rsidP="004B7A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7471C" w14:textId="1A10EBFB" w:rsidR="004B7AFC" w:rsidRPr="00922B53" w:rsidRDefault="00F23D22" w:rsidP="004B7AFC">
    <w:pPr>
      <w:jc w:val="right"/>
      <w:rPr>
        <w:rFonts w:ascii="Tahoma" w:hAnsi="Tahoma" w:cs="Tahoma"/>
        <w:sz w:val="14"/>
        <w:szCs w:val="14"/>
      </w:rPr>
    </w:pPr>
    <w:r w:rsidRPr="00922B53">
      <w:rPr>
        <w:rFonts w:ascii="Tahoma" w:hAnsi="Tahoma" w:cs="Tahoma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00FCE4F5" wp14:editId="28B756FB">
          <wp:simplePos x="0" y="0"/>
          <wp:positionH relativeFrom="margin">
            <wp:posOffset>-50800</wp:posOffset>
          </wp:positionH>
          <wp:positionV relativeFrom="page">
            <wp:posOffset>257810</wp:posOffset>
          </wp:positionV>
          <wp:extent cx="1130300" cy="469900"/>
          <wp:effectExtent l="0" t="0" r="0" b="635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big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0300" cy="469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7AFC" w:rsidRPr="00922B53">
      <w:rPr>
        <w:rFonts w:ascii="Tahoma" w:hAnsi="Tahoma" w:cs="Tahoma"/>
        <w:sz w:val="14"/>
        <w:szCs w:val="14"/>
      </w:rPr>
      <w:t>FM.91-POI.</w:t>
    </w:r>
    <w:r w:rsidR="00D25697" w:rsidRPr="00922B53">
      <w:rPr>
        <w:rFonts w:ascii="Tahoma" w:hAnsi="Tahoma" w:cs="Tahoma"/>
        <w:sz w:val="14"/>
        <w:szCs w:val="14"/>
      </w:rPr>
      <w:t>ARO.PMS</w:t>
    </w:r>
    <w:r w:rsidR="004B7AFC" w:rsidRPr="00922B53">
      <w:rPr>
        <w:rFonts w:ascii="Tahoma" w:hAnsi="Tahoma" w:cs="Tahoma"/>
        <w:sz w:val="14"/>
        <w:szCs w:val="14"/>
      </w:rPr>
      <w:t>/Rev.</w:t>
    </w:r>
    <w:r w:rsidR="00D25697" w:rsidRPr="00922B53">
      <w:rPr>
        <w:rFonts w:ascii="Tahoma" w:hAnsi="Tahoma" w:cs="Tahoma"/>
        <w:sz w:val="14"/>
        <w:szCs w:val="14"/>
      </w:rPr>
      <w:t>5.</w:t>
    </w:r>
    <w:r w:rsidR="005440E3">
      <w:rPr>
        <w:rFonts w:ascii="Tahoma" w:hAnsi="Tahoma" w:cs="Tahoma"/>
        <w:sz w:val="14"/>
        <w:szCs w:val="14"/>
      </w:rPr>
      <w:t>3</w:t>
    </w:r>
    <w:r w:rsidR="004B7AFC" w:rsidRPr="00922B53">
      <w:rPr>
        <w:rFonts w:ascii="Tahoma" w:hAnsi="Tahoma" w:cs="Tahoma"/>
        <w:sz w:val="14"/>
        <w:szCs w:val="14"/>
      </w:rPr>
      <w:t>/</w:t>
    </w:r>
    <w:r w:rsidR="005440E3">
      <w:rPr>
        <w:rFonts w:ascii="Tahoma" w:hAnsi="Tahoma" w:cs="Tahoma"/>
        <w:sz w:val="14"/>
        <w:szCs w:val="14"/>
      </w:rPr>
      <w:t>16</w:t>
    </w:r>
    <w:r w:rsidR="00D25697" w:rsidRPr="00922B53">
      <w:rPr>
        <w:rFonts w:ascii="Tahoma" w:hAnsi="Tahoma" w:cs="Tahoma"/>
        <w:sz w:val="14"/>
        <w:szCs w:val="14"/>
      </w:rPr>
      <w:t>.</w:t>
    </w:r>
    <w:r w:rsidR="005440E3">
      <w:rPr>
        <w:rFonts w:ascii="Tahoma" w:hAnsi="Tahoma" w:cs="Tahoma"/>
        <w:sz w:val="14"/>
        <w:szCs w:val="14"/>
      </w:rPr>
      <w:t>12</w:t>
    </w:r>
    <w:r w:rsidR="00D25697" w:rsidRPr="00922B53">
      <w:rPr>
        <w:rFonts w:ascii="Tahoma" w:hAnsi="Tahoma" w:cs="Tahoma"/>
        <w:sz w:val="14"/>
        <w:szCs w:val="14"/>
      </w:rPr>
      <w:t>.202</w:t>
    </w:r>
    <w:r w:rsidR="00922B53" w:rsidRPr="00922B53">
      <w:rPr>
        <w:rFonts w:ascii="Tahoma" w:hAnsi="Tahoma" w:cs="Tahoma"/>
        <w:sz w:val="14"/>
        <w:szCs w:val="14"/>
      </w:rPr>
      <w:t>4</w:t>
    </w:r>
  </w:p>
  <w:p w14:paraId="4777471D" w14:textId="77777777" w:rsidR="00FB01FD" w:rsidRPr="00FB01FD" w:rsidRDefault="00FB01FD" w:rsidP="00FB01FD">
    <w:pPr>
      <w:pStyle w:val="Header"/>
      <w:jc w:val="right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CE8"/>
    <w:multiLevelType w:val="hybridMultilevel"/>
    <w:tmpl w:val="A2C4CC1A"/>
    <w:lvl w:ilvl="0" w:tplc="E078FE8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0D0AC2"/>
    <w:multiLevelType w:val="hybridMultilevel"/>
    <w:tmpl w:val="C93221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A976D1"/>
    <w:multiLevelType w:val="hybridMultilevel"/>
    <w:tmpl w:val="9B72CD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11688347">
    <w:abstractNumId w:val="2"/>
  </w:num>
  <w:num w:numId="2" w16cid:durableId="1784034395">
    <w:abstractNumId w:val="1"/>
  </w:num>
  <w:num w:numId="3" w16cid:durableId="138649302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frandya Kusumo Hidayat">
    <w15:presenceInfo w15:providerId="AD" w15:userId="S-1-5-21-405258561-4003325570-4193490424-3824"/>
  </w15:person>
  <w15:person w15:author="Panji N Abdurrachman">
    <w15:presenceInfo w15:providerId="None" w15:userId="Panji N Abdurrachm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5A7"/>
    <w:rsid w:val="00005415"/>
    <w:rsid w:val="00014BC8"/>
    <w:rsid w:val="00015C8A"/>
    <w:rsid w:val="0001642B"/>
    <w:rsid w:val="00016EB8"/>
    <w:rsid w:val="00025559"/>
    <w:rsid w:val="0003325E"/>
    <w:rsid w:val="000443E5"/>
    <w:rsid w:val="00066AF8"/>
    <w:rsid w:val="00067EA0"/>
    <w:rsid w:val="0007072D"/>
    <w:rsid w:val="00073C9D"/>
    <w:rsid w:val="0008070D"/>
    <w:rsid w:val="0008318A"/>
    <w:rsid w:val="00092924"/>
    <w:rsid w:val="000A1784"/>
    <w:rsid w:val="000B27D2"/>
    <w:rsid w:val="000B40CC"/>
    <w:rsid w:val="000C30C4"/>
    <w:rsid w:val="000C4EEE"/>
    <w:rsid w:val="000C5063"/>
    <w:rsid w:val="000C6EEA"/>
    <w:rsid w:val="000D4205"/>
    <w:rsid w:val="000D4448"/>
    <w:rsid w:val="000D4710"/>
    <w:rsid w:val="000D5101"/>
    <w:rsid w:val="000D740E"/>
    <w:rsid w:val="000E1388"/>
    <w:rsid w:val="000E588C"/>
    <w:rsid w:val="000F0CF0"/>
    <w:rsid w:val="00100D27"/>
    <w:rsid w:val="00110AB1"/>
    <w:rsid w:val="001149AB"/>
    <w:rsid w:val="001269B2"/>
    <w:rsid w:val="00142E59"/>
    <w:rsid w:val="00143BD7"/>
    <w:rsid w:val="00146CE3"/>
    <w:rsid w:val="0014704B"/>
    <w:rsid w:val="001549AA"/>
    <w:rsid w:val="0016097D"/>
    <w:rsid w:val="00162176"/>
    <w:rsid w:val="00171DEE"/>
    <w:rsid w:val="0019303F"/>
    <w:rsid w:val="001A3E06"/>
    <w:rsid w:val="001A6389"/>
    <w:rsid w:val="001B4813"/>
    <w:rsid w:val="001B6BBA"/>
    <w:rsid w:val="001C0C35"/>
    <w:rsid w:val="001C6D88"/>
    <w:rsid w:val="001D0301"/>
    <w:rsid w:val="001E3C87"/>
    <w:rsid w:val="001F2B42"/>
    <w:rsid w:val="001F53F2"/>
    <w:rsid w:val="001F5739"/>
    <w:rsid w:val="0021121D"/>
    <w:rsid w:val="00211D4B"/>
    <w:rsid w:val="00212C3C"/>
    <w:rsid w:val="00212D94"/>
    <w:rsid w:val="002130B2"/>
    <w:rsid w:val="002164AE"/>
    <w:rsid w:val="00241AFF"/>
    <w:rsid w:val="0024783C"/>
    <w:rsid w:val="00254389"/>
    <w:rsid w:val="002569B0"/>
    <w:rsid w:val="00257A1D"/>
    <w:rsid w:val="002711EB"/>
    <w:rsid w:val="002805C6"/>
    <w:rsid w:val="00292E76"/>
    <w:rsid w:val="0029413B"/>
    <w:rsid w:val="002958F0"/>
    <w:rsid w:val="002965D0"/>
    <w:rsid w:val="002A531D"/>
    <w:rsid w:val="002A7377"/>
    <w:rsid w:val="002B150B"/>
    <w:rsid w:val="002B2492"/>
    <w:rsid w:val="002C0022"/>
    <w:rsid w:val="002C76D7"/>
    <w:rsid w:val="002D2B7F"/>
    <w:rsid w:val="002E2359"/>
    <w:rsid w:val="002E2E38"/>
    <w:rsid w:val="002E5EC9"/>
    <w:rsid w:val="002F0034"/>
    <w:rsid w:val="002F6969"/>
    <w:rsid w:val="002F7C75"/>
    <w:rsid w:val="002F7DCD"/>
    <w:rsid w:val="00303F68"/>
    <w:rsid w:val="00317EB8"/>
    <w:rsid w:val="00321A6B"/>
    <w:rsid w:val="00326C98"/>
    <w:rsid w:val="00332AAD"/>
    <w:rsid w:val="00333BEB"/>
    <w:rsid w:val="00351D30"/>
    <w:rsid w:val="0035448E"/>
    <w:rsid w:val="003648B1"/>
    <w:rsid w:val="003660A5"/>
    <w:rsid w:val="0037791D"/>
    <w:rsid w:val="0038137D"/>
    <w:rsid w:val="00382C97"/>
    <w:rsid w:val="00385EEC"/>
    <w:rsid w:val="0039128B"/>
    <w:rsid w:val="003C6421"/>
    <w:rsid w:val="003E2612"/>
    <w:rsid w:val="003E53E8"/>
    <w:rsid w:val="00403021"/>
    <w:rsid w:val="00413626"/>
    <w:rsid w:val="00417B1E"/>
    <w:rsid w:val="004203AB"/>
    <w:rsid w:val="00431BE6"/>
    <w:rsid w:val="00432D0F"/>
    <w:rsid w:val="004476EB"/>
    <w:rsid w:val="00450A87"/>
    <w:rsid w:val="00452928"/>
    <w:rsid w:val="00457148"/>
    <w:rsid w:val="0046197B"/>
    <w:rsid w:val="0046563E"/>
    <w:rsid w:val="00485828"/>
    <w:rsid w:val="004A0285"/>
    <w:rsid w:val="004A10B7"/>
    <w:rsid w:val="004B2DC0"/>
    <w:rsid w:val="004B67DC"/>
    <w:rsid w:val="004B7AFC"/>
    <w:rsid w:val="004C105F"/>
    <w:rsid w:val="004C2DA6"/>
    <w:rsid w:val="004C6038"/>
    <w:rsid w:val="004C6A22"/>
    <w:rsid w:val="004D05D7"/>
    <w:rsid w:val="004D7677"/>
    <w:rsid w:val="004E0F84"/>
    <w:rsid w:val="004E0F9A"/>
    <w:rsid w:val="004E2AAA"/>
    <w:rsid w:val="004E3A42"/>
    <w:rsid w:val="005012FE"/>
    <w:rsid w:val="00504F95"/>
    <w:rsid w:val="005116F2"/>
    <w:rsid w:val="00512620"/>
    <w:rsid w:val="005230F2"/>
    <w:rsid w:val="005238AF"/>
    <w:rsid w:val="005318CC"/>
    <w:rsid w:val="00531C25"/>
    <w:rsid w:val="0053526B"/>
    <w:rsid w:val="0053739F"/>
    <w:rsid w:val="00541AE1"/>
    <w:rsid w:val="005440E3"/>
    <w:rsid w:val="00545435"/>
    <w:rsid w:val="00562E2C"/>
    <w:rsid w:val="00564CD1"/>
    <w:rsid w:val="0057340C"/>
    <w:rsid w:val="00594328"/>
    <w:rsid w:val="005A4E75"/>
    <w:rsid w:val="005A5426"/>
    <w:rsid w:val="005B5910"/>
    <w:rsid w:val="005B7516"/>
    <w:rsid w:val="005C6B93"/>
    <w:rsid w:val="005C6FDB"/>
    <w:rsid w:val="005D3701"/>
    <w:rsid w:val="005D6661"/>
    <w:rsid w:val="005D6F34"/>
    <w:rsid w:val="005E51E2"/>
    <w:rsid w:val="005E7EE2"/>
    <w:rsid w:val="005F150B"/>
    <w:rsid w:val="005F4758"/>
    <w:rsid w:val="005F6652"/>
    <w:rsid w:val="006037BC"/>
    <w:rsid w:val="006039F8"/>
    <w:rsid w:val="0061344F"/>
    <w:rsid w:val="00616CB4"/>
    <w:rsid w:val="0062799E"/>
    <w:rsid w:val="00633F55"/>
    <w:rsid w:val="00635144"/>
    <w:rsid w:val="00636428"/>
    <w:rsid w:val="00642179"/>
    <w:rsid w:val="00642668"/>
    <w:rsid w:val="0067448C"/>
    <w:rsid w:val="00691887"/>
    <w:rsid w:val="00697C4C"/>
    <w:rsid w:val="006B4AFF"/>
    <w:rsid w:val="006B64CA"/>
    <w:rsid w:val="006C0332"/>
    <w:rsid w:val="006C07CE"/>
    <w:rsid w:val="006C2D56"/>
    <w:rsid w:val="006C7527"/>
    <w:rsid w:val="006E35C9"/>
    <w:rsid w:val="006E5114"/>
    <w:rsid w:val="006F4FDD"/>
    <w:rsid w:val="007032B4"/>
    <w:rsid w:val="00707A2F"/>
    <w:rsid w:val="0071071B"/>
    <w:rsid w:val="007121F3"/>
    <w:rsid w:val="00716352"/>
    <w:rsid w:val="00720815"/>
    <w:rsid w:val="0072713E"/>
    <w:rsid w:val="00730014"/>
    <w:rsid w:val="007314CA"/>
    <w:rsid w:val="0073422B"/>
    <w:rsid w:val="00741AA9"/>
    <w:rsid w:val="00742788"/>
    <w:rsid w:val="0074606A"/>
    <w:rsid w:val="007523E5"/>
    <w:rsid w:val="007546F2"/>
    <w:rsid w:val="00755087"/>
    <w:rsid w:val="00762107"/>
    <w:rsid w:val="00773957"/>
    <w:rsid w:val="00774348"/>
    <w:rsid w:val="00776AC4"/>
    <w:rsid w:val="00786719"/>
    <w:rsid w:val="0079330B"/>
    <w:rsid w:val="00793907"/>
    <w:rsid w:val="00794CAE"/>
    <w:rsid w:val="00795CDE"/>
    <w:rsid w:val="007971A9"/>
    <w:rsid w:val="007A3539"/>
    <w:rsid w:val="007B7175"/>
    <w:rsid w:val="007C5142"/>
    <w:rsid w:val="007D2208"/>
    <w:rsid w:val="007E0B0C"/>
    <w:rsid w:val="007F035B"/>
    <w:rsid w:val="007F1BE2"/>
    <w:rsid w:val="007F3851"/>
    <w:rsid w:val="007F4151"/>
    <w:rsid w:val="007F4C65"/>
    <w:rsid w:val="00806534"/>
    <w:rsid w:val="00807C27"/>
    <w:rsid w:val="00807FA1"/>
    <w:rsid w:val="00815826"/>
    <w:rsid w:val="0082265D"/>
    <w:rsid w:val="00822E79"/>
    <w:rsid w:val="008238DA"/>
    <w:rsid w:val="0083637E"/>
    <w:rsid w:val="00840C21"/>
    <w:rsid w:val="00840ED0"/>
    <w:rsid w:val="008435A1"/>
    <w:rsid w:val="0084590E"/>
    <w:rsid w:val="008469F0"/>
    <w:rsid w:val="00847A01"/>
    <w:rsid w:val="00850772"/>
    <w:rsid w:val="00870016"/>
    <w:rsid w:val="008762AA"/>
    <w:rsid w:val="00882E6C"/>
    <w:rsid w:val="00892563"/>
    <w:rsid w:val="00896C48"/>
    <w:rsid w:val="008A033C"/>
    <w:rsid w:val="008A6485"/>
    <w:rsid w:val="008B652F"/>
    <w:rsid w:val="008C6F81"/>
    <w:rsid w:val="008D169F"/>
    <w:rsid w:val="008D3278"/>
    <w:rsid w:val="008D4608"/>
    <w:rsid w:val="0090074F"/>
    <w:rsid w:val="0091102D"/>
    <w:rsid w:val="00914058"/>
    <w:rsid w:val="0092268F"/>
    <w:rsid w:val="00922B53"/>
    <w:rsid w:val="00926593"/>
    <w:rsid w:val="0093010E"/>
    <w:rsid w:val="009306A6"/>
    <w:rsid w:val="00947C88"/>
    <w:rsid w:val="00951C7E"/>
    <w:rsid w:val="00982170"/>
    <w:rsid w:val="00992218"/>
    <w:rsid w:val="009A06AA"/>
    <w:rsid w:val="009A0B7D"/>
    <w:rsid w:val="009A3197"/>
    <w:rsid w:val="009A3288"/>
    <w:rsid w:val="009A688A"/>
    <w:rsid w:val="009A7E86"/>
    <w:rsid w:val="009B7CB7"/>
    <w:rsid w:val="009C3B19"/>
    <w:rsid w:val="009D69FE"/>
    <w:rsid w:val="009E029A"/>
    <w:rsid w:val="009E03D1"/>
    <w:rsid w:val="009E4AF3"/>
    <w:rsid w:val="009F1B10"/>
    <w:rsid w:val="009F276C"/>
    <w:rsid w:val="00A034C9"/>
    <w:rsid w:val="00A10746"/>
    <w:rsid w:val="00A15CB2"/>
    <w:rsid w:val="00A16AC9"/>
    <w:rsid w:val="00A52C30"/>
    <w:rsid w:val="00A535A7"/>
    <w:rsid w:val="00A5456B"/>
    <w:rsid w:val="00A547D1"/>
    <w:rsid w:val="00A5748D"/>
    <w:rsid w:val="00A57D49"/>
    <w:rsid w:val="00A60BA9"/>
    <w:rsid w:val="00A73790"/>
    <w:rsid w:val="00A73A7C"/>
    <w:rsid w:val="00A74D6C"/>
    <w:rsid w:val="00A774A7"/>
    <w:rsid w:val="00A822DB"/>
    <w:rsid w:val="00A837ED"/>
    <w:rsid w:val="00A85B08"/>
    <w:rsid w:val="00A97592"/>
    <w:rsid w:val="00AA232A"/>
    <w:rsid w:val="00AA79AF"/>
    <w:rsid w:val="00AB1223"/>
    <w:rsid w:val="00AB44F3"/>
    <w:rsid w:val="00AB4A2E"/>
    <w:rsid w:val="00AB645D"/>
    <w:rsid w:val="00AC08A3"/>
    <w:rsid w:val="00AC2226"/>
    <w:rsid w:val="00AD47C9"/>
    <w:rsid w:val="00AD5473"/>
    <w:rsid w:val="00AD558D"/>
    <w:rsid w:val="00AF21F9"/>
    <w:rsid w:val="00AF53D3"/>
    <w:rsid w:val="00AF59A5"/>
    <w:rsid w:val="00B06E54"/>
    <w:rsid w:val="00B15A00"/>
    <w:rsid w:val="00B30AA9"/>
    <w:rsid w:val="00B42D6C"/>
    <w:rsid w:val="00B441E5"/>
    <w:rsid w:val="00B51734"/>
    <w:rsid w:val="00B534C7"/>
    <w:rsid w:val="00B57AE9"/>
    <w:rsid w:val="00B606AA"/>
    <w:rsid w:val="00B62708"/>
    <w:rsid w:val="00B63EAB"/>
    <w:rsid w:val="00B641F9"/>
    <w:rsid w:val="00B70292"/>
    <w:rsid w:val="00B71B1A"/>
    <w:rsid w:val="00B71CBA"/>
    <w:rsid w:val="00B743A3"/>
    <w:rsid w:val="00B76B38"/>
    <w:rsid w:val="00BA7192"/>
    <w:rsid w:val="00BC6F92"/>
    <w:rsid w:val="00BD100A"/>
    <w:rsid w:val="00BD7C34"/>
    <w:rsid w:val="00BF07F8"/>
    <w:rsid w:val="00BF3755"/>
    <w:rsid w:val="00C01B6A"/>
    <w:rsid w:val="00C023EF"/>
    <w:rsid w:val="00C04562"/>
    <w:rsid w:val="00C07AB7"/>
    <w:rsid w:val="00C10838"/>
    <w:rsid w:val="00C14196"/>
    <w:rsid w:val="00C32239"/>
    <w:rsid w:val="00C43BE7"/>
    <w:rsid w:val="00C50628"/>
    <w:rsid w:val="00C64691"/>
    <w:rsid w:val="00C81430"/>
    <w:rsid w:val="00C821DE"/>
    <w:rsid w:val="00C83281"/>
    <w:rsid w:val="00C84947"/>
    <w:rsid w:val="00C84DEA"/>
    <w:rsid w:val="00C8628C"/>
    <w:rsid w:val="00C87164"/>
    <w:rsid w:val="00C94973"/>
    <w:rsid w:val="00CA57B4"/>
    <w:rsid w:val="00CA5ABE"/>
    <w:rsid w:val="00CA7484"/>
    <w:rsid w:val="00CA7ACD"/>
    <w:rsid w:val="00CC0249"/>
    <w:rsid w:val="00CC0877"/>
    <w:rsid w:val="00CC49F5"/>
    <w:rsid w:val="00CC6F72"/>
    <w:rsid w:val="00CD5663"/>
    <w:rsid w:val="00CD5C71"/>
    <w:rsid w:val="00CD716B"/>
    <w:rsid w:val="00CE2F55"/>
    <w:rsid w:val="00CE3619"/>
    <w:rsid w:val="00D137EF"/>
    <w:rsid w:val="00D25697"/>
    <w:rsid w:val="00D32734"/>
    <w:rsid w:val="00D33024"/>
    <w:rsid w:val="00D37849"/>
    <w:rsid w:val="00D42603"/>
    <w:rsid w:val="00D43914"/>
    <w:rsid w:val="00D64CDD"/>
    <w:rsid w:val="00D70A6C"/>
    <w:rsid w:val="00D72BCC"/>
    <w:rsid w:val="00D74714"/>
    <w:rsid w:val="00D90074"/>
    <w:rsid w:val="00D90455"/>
    <w:rsid w:val="00D9099C"/>
    <w:rsid w:val="00DB40BE"/>
    <w:rsid w:val="00DC2CF1"/>
    <w:rsid w:val="00DD032D"/>
    <w:rsid w:val="00DD1BEE"/>
    <w:rsid w:val="00DD4191"/>
    <w:rsid w:val="00DE33FF"/>
    <w:rsid w:val="00DF08CF"/>
    <w:rsid w:val="00DF6C04"/>
    <w:rsid w:val="00E015FA"/>
    <w:rsid w:val="00E06870"/>
    <w:rsid w:val="00E1043E"/>
    <w:rsid w:val="00E11AC6"/>
    <w:rsid w:val="00E17156"/>
    <w:rsid w:val="00E23329"/>
    <w:rsid w:val="00E270AC"/>
    <w:rsid w:val="00E4096A"/>
    <w:rsid w:val="00E54DED"/>
    <w:rsid w:val="00E54DF7"/>
    <w:rsid w:val="00E66C7E"/>
    <w:rsid w:val="00E7479C"/>
    <w:rsid w:val="00E77760"/>
    <w:rsid w:val="00E77D18"/>
    <w:rsid w:val="00E844B8"/>
    <w:rsid w:val="00E872B7"/>
    <w:rsid w:val="00E92663"/>
    <w:rsid w:val="00E95F07"/>
    <w:rsid w:val="00EC7C8B"/>
    <w:rsid w:val="00ED5DEE"/>
    <w:rsid w:val="00EE4C5E"/>
    <w:rsid w:val="00EE4F12"/>
    <w:rsid w:val="00EE7924"/>
    <w:rsid w:val="00EF11C4"/>
    <w:rsid w:val="00F006D8"/>
    <w:rsid w:val="00F03B23"/>
    <w:rsid w:val="00F05A7B"/>
    <w:rsid w:val="00F10C70"/>
    <w:rsid w:val="00F12186"/>
    <w:rsid w:val="00F14B10"/>
    <w:rsid w:val="00F20ACB"/>
    <w:rsid w:val="00F221B1"/>
    <w:rsid w:val="00F23D22"/>
    <w:rsid w:val="00F3388B"/>
    <w:rsid w:val="00F44000"/>
    <w:rsid w:val="00F70DE8"/>
    <w:rsid w:val="00F72647"/>
    <w:rsid w:val="00F76D4F"/>
    <w:rsid w:val="00F8516E"/>
    <w:rsid w:val="00F85BAF"/>
    <w:rsid w:val="00F91D51"/>
    <w:rsid w:val="00FA0F47"/>
    <w:rsid w:val="00FB0191"/>
    <w:rsid w:val="00FB01FD"/>
    <w:rsid w:val="00FB0817"/>
    <w:rsid w:val="00FB0CCE"/>
    <w:rsid w:val="00FC1072"/>
    <w:rsid w:val="00FC2296"/>
    <w:rsid w:val="00FD1E1F"/>
    <w:rsid w:val="00FD2376"/>
    <w:rsid w:val="00FE06D7"/>
    <w:rsid w:val="00FE5FF7"/>
    <w:rsid w:val="00FF2D70"/>
    <w:rsid w:val="00FF3B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77746CF"/>
  <w15:docId w15:val="{7A82815E-73E1-4642-9449-290E429E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5A7"/>
    <w:rPr>
      <w:rFonts w:ascii="Times New Roman" w:eastAsia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A535A7"/>
  </w:style>
  <w:style w:type="paragraph" w:styleId="Footer">
    <w:name w:val="footer"/>
    <w:basedOn w:val="Normal"/>
    <w:link w:val="FooterChar"/>
    <w:uiPriority w:val="99"/>
    <w:rsid w:val="00A535A7"/>
    <w:pPr>
      <w:tabs>
        <w:tab w:val="center" w:pos="4320"/>
        <w:tab w:val="right" w:pos="8640"/>
      </w:tabs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535A7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A535A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35A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8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817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E03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3D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3D1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3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3D1"/>
    <w:rPr>
      <w:rFonts w:ascii="Times New Roman" w:eastAsia="Times New Roman" w:hAnsi="Times New Roman"/>
      <w:b/>
      <w:bCs/>
    </w:rPr>
  </w:style>
  <w:style w:type="paragraph" w:styleId="Revision">
    <w:name w:val="Revision"/>
    <w:hidden/>
    <w:uiPriority w:val="99"/>
    <w:semiHidden/>
    <w:rsid w:val="00E54DED"/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34"/>
    <w:qFormat/>
    <w:rsid w:val="00CA57B4"/>
    <w:pPr>
      <w:ind w:left="720"/>
      <w:contextualSpacing/>
    </w:pPr>
  </w:style>
  <w:style w:type="paragraph" w:styleId="Title">
    <w:name w:val="Title"/>
    <w:basedOn w:val="Normal"/>
    <w:link w:val="TitleChar"/>
    <w:qFormat/>
    <w:rsid w:val="004A0285"/>
    <w:pPr>
      <w:jc w:val="center"/>
    </w:pPr>
    <w:rPr>
      <w:b/>
      <w:sz w:val="22"/>
    </w:rPr>
  </w:style>
  <w:style w:type="character" w:customStyle="1" w:styleId="TitleChar">
    <w:name w:val="Title Char"/>
    <w:basedOn w:val="DefaultParagraphFont"/>
    <w:link w:val="Title"/>
    <w:rsid w:val="004A0285"/>
    <w:rPr>
      <w:rFonts w:ascii="Times New Roman" w:eastAsia="Times New Roman" w:hAnsi="Times New Roman"/>
      <w:b/>
      <w:sz w:val="22"/>
    </w:rPr>
  </w:style>
  <w:style w:type="table" w:styleId="TableGrid">
    <w:name w:val="Table Grid"/>
    <w:basedOn w:val="TableNormal"/>
    <w:uiPriority w:val="59"/>
    <w:rsid w:val="00531C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A4DCC1-DBCA-4DC9-921F-D87A8DAE8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416</Words>
  <Characters>2127</Characters>
  <Application>Microsoft Office Word</Application>
  <DocSecurity>0</DocSecurity>
  <Lines>151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PT.Dayamitra Telekomunikasi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rina_pc</dc:creator>
  <cp:lastModifiedBy>Kristianto Budi Purwoko</cp:lastModifiedBy>
  <cp:revision>14</cp:revision>
  <cp:lastPrinted>2024-12-12T07:58:00Z</cp:lastPrinted>
  <dcterms:created xsi:type="dcterms:W3CDTF">2024-12-16T08:46:00Z</dcterms:created>
  <dcterms:modified xsi:type="dcterms:W3CDTF">2025-02-11T14:07:00Z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882a6c4e78ea2c6649071667e9c03055ef0d2a203070483e654363558e3105d0</vt:lpwstr>
  </property>
</Properties>
</file>